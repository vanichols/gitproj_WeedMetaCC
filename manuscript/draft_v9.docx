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06F09" w14:textId="48E217FB" w:rsidR="00051B00" w:rsidRPr="007A4BFC" w:rsidRDefault="00051B00" w:rsidP="00B30B0C">
      <w:pPr>
        <w:shd w:val="clear" w:color="auto" w:fill="FFFFFF"/>
        <w:spacing w:after="0" w:line="360" w:lineRule="auto"/>
        <w:rPr>
          <w:rFonts w:eastAsia="Times New Roman" w:cs="Calibri"/>
          <w:b/>
          <w:sz w:val="32"/>
          <w:szCs w:val="32"/>
        </w:rPr>
      </w:pPr>
      <w:r>
        <w:rPr>
          <w:rFonts w:eastAsia="Times New Roman" w:cstheme="minorHAnsi"/>
          <w:b/>
          <w:sz w:val="32"/>
          <w:szCs w:val="32"/>
        </w:rPr>
        <w:t>Target Journal:</w:t>
      </w:r>
      <w:r w:rsidRPr="005B5332">
        <w:rPr>
          <w:rFonts w:eastAsia="Times New Roman" w:cstheme="minorHAnsi"/>
          <w:sz w:val="32"/>
          <w:szCs w:val="32"/>
        </w:rPr>
        <w:t xml:space="preserve"> </w:t>
      </w:r>
      <w:r w:rsidR="00AB3EC3">
        <w:rPr>
          <w:rFonts w:eastAsia="Times New Roman" w:cs="Calibri"/>
          <w:sz w:val="32"/>
          <w:szCs w:val="32"/>
        </w:rPr>
        <w:t>Agricultur</w:t>
      </w:r>
      <w:r w:rsidR="00730552">
        <w:rPr>
          <w:rFonts w:eastAsia="Times New Roman" w:cs="Calibri"/>
          <w:sz w:val="32"/>
          <w:szCs w:val="32"/>
        </w:rPr>
        <w:t>e Environmental Letters</w:t>
      </w:r>
    </w:p>
    <w:p w14:paraId="61FAE030" w14:textId="626DC166" w:rsidR="0090766C" w:rsidRDefault="00051B00" w:rsidP="00B30B0C">
      <w:pPr>
        <w:shd w:val="clear" w:color="auto" w:fill="FFFFFF"/>
        <w:spacing w:after="0" w:line="360" w:lineRule="auto"/>
        <w:rPr>
          <w:sz w:val="32"/>
          <w:szCs w:val="32"/>
        </w:rPr>
      </w:pPr>
      <w:commentRangeStart w:id="0"/>
      <w:r w:rsidRPr="007A4BFC">
        <w:rPr>
          <w:rFonts w:eastAsia="Times New Roman" w:cs="Calibri"/>
          <w:b/>
          <w:sz w:val="32"/>
          <w:szCs w:val="32"/>
        </w:rPr>
        <w:t>Title</w:t>
      </w:r>
      <w:commentRangeEnd w:id="0"/>
      <w:r w:rsidR="00E5222E">
        <w:rPr>
          <w:rStyle w:val="CommentReference"/>
        </w:rPr>
        <w:commentReference w:id="0"/>
      </w:r>
      <w:r w:rsidRPr="007A4BFC">
        <w:rPr>
          <w:rFonts w:eastAsia="Times New Roman" w:cs="Calibri"/>
          <w:b/>
          <w:sz w:val="32"/>
          <w:szCs w:val="32"/>
        </w:rPr>
        <w:t xml:space="preserve">: </w:t>
      </w:r>
      <w:r w:rsidR="00742F9F">
        <w:rPr>
          <w:rFonts w:eastAsia="Times New Roman" w:cstheme="minorHAnsi"/>
          <w:sz w:val="32"/>
          <w:szCs w:val="32"/>
        </w:rPr>
        <w:t>Open to suggestions</w:t>
      </w:r>
      <w:r w:rsidR="0090766C">
        <w:rPr>
          <w:sz w:val="32"/>
          <w:szCs w:val="32"/>
        </w:rPr>
        <w:t xml:space="preserve">, I’m going to crowd source it </w:t>
      </w:r>
      <w:r w:rsidR="0090766C" w:rsidRPr="0090766C">
        <w:rPr>
          <w:sz w:val="32"/>
          <w:szCs w:val="32"/>
        </w:rPr>
        <w:sym w:font="Wingdings" w:char="F04A"/>
      </w:r>
      <w:r w:rsidR="0090766C">
        <w:rPr>
          <w:sz w:val="32"/>
          <w:szCs w:val="32"/>
        </w:rPr>
        <w:t xml:space="preserve"> </w:t>
      </w:r>
    </w:p>
    <w:p w14:paraId="5EB478D0" w14:textId="28065697" w:rsidR="00051B00" w:rsidRDefault="00051B00" w:rsidP="00B30B0C">
      <w:pPr>
        <w:shd w:val="clear" w:color="auto" w:fill="FFFFFF"/>
        <w:spacing w:after="0" w:line="360" w:lineRule="auto"/>
        <w:rPr>
          <w:rFonts w:eastAsia="Times New Roman" w:cstheme="minorHAnsi"/>
          <w:b/>
          <w:sz w:val="32"/>
          <w:szCs w:val="32"/>
        </w:rPr>
      </w:pPr>
      <w:r>
        <w:rPr>
          <w:rFonts w:eastAsia="Times New Roman" w:cstheme="minorHAnsi"/>
          <w:b/>
          <w:sz w:val="32"/>
          <w:szCs w:val="32"/>
        </w:rPr>
        <w:t>Authors</w:t>
      </w:r>
      <w:r w:rsidR="0090766C">
        <w:rPr>
          <w:rFonts w:eastAsia="Times New Roman" w:cstheme="minorHAnsi"/>
          <w:b/>
          <w:sz w:val="32"/>
          <w:szCs w:val="32"/>
        </w:rPr>
        <w:t>:</w:t>
      </w:r>
      <w:r>
        <w:rPr>
          <w:rFonts w:eastAsia="Times New Roman" w:cstheme="minorHAnsi"/>
          <w:b/>
          <w:sz w:val="32"/>
          <w:szCs w:val="32"/>
        </w:rPr>
        <w:t xml:space="preserve"> </w:t>
      </w:r>
      <w:r w:rsidR="006B2E9A">
        <w:rPr>
          <w:rFonts w:eastAsia="Times New Roman" w:cs="Calibri"/>
          <w:sz w:val="32"/>
          <w:szCs w:val="32"/>
        </w:rPr>
        <w:t>Virginia</w:t>
      </w:r>
      <w:r w:rsidRPr="00051B00">
        <w:rPr>
          <w:rFonts w:eastAsia="Times New Roman" w:cstheme="minorHAnsi"/>
          <w:sz w:val="32"/>
          <w:szCs w:val="32"/>
        </w:rPr>
        <w:t xml:space="preserve"> Nichols, </w:t>
      </w:r>
      <w:r w:rsidRPr="007A4BFC">
        <w:rPr>
          <w:rFonts w:eastAsia="Times New Roman" w:cs="Calibri"/>
          <w:sz w:val="32"/>
          <w:szCs w:val="32"/>
        </w:rPr>
        <w:t>Rafa</w:t>
      </w:r>
      <w:r w:rsidR="006B2E9A">
        <w:rPr>
          <w:rFonts w:eastAsia="Times New Roman" w:cs="Calibri"/>
          <w:sz w:val="32"/>
          <w:szCs w:val="32"/>
        </w:rPr>
        <w:t>el</w:t>
      </w:r>
      <w:r w:rsidRPr="00051B00">
        <w:rPr>
          <w:rFonts w:eastAsia="Times New Roman" w:cstheme="minorHAnsi"/>
          <w:sz w:val="32"/>
          <w:szCs w:val="32"/>
        </w:rPr>
        <w:t xml:space="preserve"> </w:t>
      </w:r>
      <w:r w:rsidR="00EA2BE3">
        <w:rPr>
          <w:rFonts w:eastAsia="Times New Roman" w:cstheme="minorHAnsi"/>
          <w:sz w:val="32"/>
          <w:szCs w:val="32"/>
        </w:rPr>
        <w:t xml:space="preserve">Martinez-Feria, </w:t>
      </w:r>
      <w:r w:rsidRPr="00051B00">
        <w:rPr>
          <w:rFonts w:eastAsia="Times New Roman" w:cstheme="minorHAnsi"/>
          <w:sz w:val="32"/>
          <w:szCs w:val="32"/>
        </w:rPr>
        <w:t>David</w:t>
      </w:r>
      <w:r w:rsidR="00EA2BE3">
        <w:rPr>
          <w:rFonts w:eastAsia="Times New Roman" w:cstheme="minorHAnsi"/>
          <w:sz w:val="32"/>
          <w:szCs w:val="32"/>
        </w:rPr>
        <w:t xml:space="preserve"> </w:t>
      </w:r>
      <w:proofErr w:type="spellStart"/>
      <w:r w:rsidR="00EA2BE3">
        <w:rPr>
          <w:rFonts w:eastAsia="Times New Roman" w:cstheme="minorHAnsi"/>
          <w:sz w:val="32"/>
          <w:szCs w:val="32"/>
        </w:rPr>
        <w:t>Weisberger</w:t>
      </w:r>
      <w:proofErr w:type="spellEnd"/>
      <w:r w:rsidRPr="00051B00">
        <w:rPr>
          <w:rFonts w:eastAsia="Times New Roman" w:cstheme="minorHAnsi"/>
          <w:sz w:val="32"/>
          <w:szCs w:val="32"/>
        </w:rPr>
        <w:t xml:space="preserve">, </w:t>
      </w:r>
      <w:r w:rsidR="0090766C">
        <w:rPr>
          <w:rFonts w:eastAsia="Times New Roman" w:cstheme="minorHAnsi"/>
          <w:sz w:val="32"/>
          <w:szCs w:val="32"/>
        </w:rPr>
        <w:t xml:space="preserve">Sarah </w:t>
      </w:r>
      <w:r w:rsidR="0090766C" w:rsidRPr="007A4BFC">
        <w:rPr>
          <w:rFonts w:eastAsia="Times New Roman" w:cs="Calibri"/>
          <w:sz w:val="32"/>
          <w:szCs w:val="32"/>
        </w:rPr>
        <w:t>Carl</w:t>
      </w:r>
      <w:r w:rsidR="006B2E9A">
        <w:rPr>
          <w:rFonts w:eastAsia="Times New Roman" w:cs="Calibri"/>
          <w:sz w:val="32"/>
          <w:szCs w:val="32"/>
        </w:rPr>
        <w:t>s</w:t>
      </w:r>
      <w:r w:rsidR="0090766C" w:rsidRPr="007A4BFC">
        <w:rPr>
          <w:rFonts w:eastAsia="Times New Roman" w:cs="Calibri"/>
          <w:sz w:val="32"/>
          <w:szCs w:val="32"/>
        </w:rPr>
        <w:t>on</w:t>
      </w:r>
      <w:r w:rsidR="0090766C">
        <w:rPr>
          <w:rFonts w:eastAsia="Times New Roman" w:cstheme="minorHAnsi"/>
          <w:sz w:val="32"/>
          <w:szCs w:val="32"/>
        </w:rPr>
        <w:t xml:space="preserve">, </w:t>
      </w:r>
      <w:commentRangeStart w:id="1"/>
      <w:r w:rsidRPr="00051B00">
        <w:rPr>
          <w:rFonts w:eastAsia="Times New Roman" w:cstheme="minorHAnsi"/>
          <w:sz w:val="32"/>
          <w:szCs w:val="32"/>
        </w:rPr>
        <w:t>Bruno Basso</w:t>
      </w:r>
      <w:commentRangeEnd w:id="1"/>
      <w:r w:rsidR="00E5222E">
        <w:rPr>
          <w:rStyle w:val="CommentReference"/>
        </w:rPr>
        <w:commentReference w:id="1"/>
      </w:r>
      <w:r w:rsidR="0090766C">
        <w:rPr>
          <w:rFonts w:eastAsia="Times New Roman" w:cstheme="minorHAnsi"/>
          <w:sz w:val="32"/>
          <w:szCs w:val="32"/>
        </w:rPr>
        <w:t xml:space="preserve">, Andrea </w:t>
      </w:r>
      <w:proofErr w:type="spellStart"/>
      <w:r w:rsidR="0090766C">
        <w:rPr>
          <w:rFonts w:eastAsia="Times New Roman" w:cstheme="minorHAnsi"/>
          <w:sz w:val="32"/>
          <w:szCs w:val="32"/>
        </w:rPr>
        <w:t>Basche</w:t>
      </w:r>
      <w:proofErr w:type="spellEnd"/>
    </w:p>
    <w:p w14:paraId="61AE9D7E" w14:textId="77777777" w:rsidR="00051B00" w:rsidRDefault="00051B00" w:rsidP="00B30B0C">
      <w:pPr>
        <w:shd w:val="clear" w:color="auto" w:fill="FFFFFF"/>
        <w:spacing w:after="0" w:line="360" w:lineRule="auto"/>
        <w:rPr>
          <w:rFonts w:eastAsia="Times New Roman" w:cstheme="minorHAnsi"/>
          <w:b/>
          <w:sz w:val="32"/>
          <w:szCs w:val="32"/>
        </w:rPr>
      </w:pPr>
    </w:p>
    <w:p w14:paraId="4E103FF0" w14:textId="2C33FE46" w:rsidR="00F04873" w:rsidRPr="0042521F" w:rsidRDefault="00F90CF2" w:rsidP="00B30B0C">
      <w:pPr>
        <w:shd w:val="clear" w:color="auto" w:fill="FFFFFF"/>
        <w:spacing w:after="0" w:line="360" w:lineRule="auto"/>
        <w:rPr>
          <w:rFonts w:eastAsia="Times New Roman" w:cstheme="minorHAnsi"/>
          <w:b/>
          <w:sz w:val="32"/>
          <w:szCs w:val="32"/>
        </w:rPr>
      </w:pPr>
      <w:r>
        <w:rPr>
          <w:rFonts w:eastAsia="Times New Roman" w:cstheme="minorHAnsi"/>
          <w:b/>
          <w:sz w:val="32"/>
          <w:szCs w:val="32"/>
        </w:rPr>
        <w:t>Abstract</w:t>
      </w:r>
      <w:r w:rsidR="0015656F">
        <w:rPr>
          <w:rFonts w:eastAsia="Times New Roman" w:cstheme="minorHAnsi"/>
          <w:b/>
          <w:sz w:val="32"/>
          <w:szCs w:val="32"/>
        </w:rPr>
        <w:t xml:space="preserve"> (</w:t>
      </w:r>
      <w:r w:rsidR="00051B00">
        <w:rPr>
          <w:rFonts w:eastAsia="Times New Roman" w:cstheme="minorHAnsi"/>
          <w:b/>
          <w:sz w:val="32"/>
          <w:szCs w:val="32"/>
        </w:rPr>
        <w:t>&lt;300 words</w:t>
      </w:r>
      <w:r w:rsidR="005045B4">
        <w:rPr>
          <w:rFonts w:eastAsia="Times New Roman" w:cstheme="minorHAnsi"/>
          <w:b/>
          <w:sz w:val="32"/>
          <w:szCs w:val="32"/>
        </w:rPr>
        <w:t>)</w:t>
      </w:r>
    </w:p>
    <w:p w14:paraId="6FFA0A5D" w14:textId="6A5047A6" w:rsidR="00CA5EF0" w:rsidRDefault="001C2A7C" w:rsidP="00B30B0C">
      <w:pPr>
        <w:shd w:val="clear" w:color="auto" w:fill="FFFFFF"/>
        <w:spacing w:after="0" w:line="360" w:lineRule="auto"/>
        <w:rPr>
          <w:rFonts w:eastAsia="Times New Roman" w:cstheme="minorHAnsi"/>
          <w:sz w:val="24"/>
          <w:szCs w:val="24"/>
        </w:rPr>
      </w:pPr>
      <w:r>
        <w:rPr>
          <w:rFonts w:eastAsia="Times New Roman" w:cstheme="minorHAnsi"/>
          <w:sz w:val="24"/>
          <w:szCs w:val="24"/>
        </w:rPr>
        <w:t>Use of winter annual cover crops (CCs) in the U</w:t>
      </w:r>
      <w:r w:rsidR="0091310D">
        <w:rPr>
          <w:rFonts w:eastAsia="Times New Roman" w:cstheme="minorHAnsi"/>
          <w:sz w:val="24"/>
          <w:szCs w:val="24"/>
        </w:rPr>
        <w:t xml:space="preserve">nited </w:t>
      </w:r>
      <w:r>
        <w:rPr>
          <w:rFonts w:eastAsia="Times New Roman" w:cstheme="minorHAnsi"/>
          <w:sz w:val="24"/>
          <w:szCs w:val="24"/>
        </w:rPr>
        <w:t>S</w:t>
      </w:r>
      <w:r w:rsidR="0091310D">
        <w:rPr>
          <w:rFonts w:eastAsia="Times New Roman" w:cstheme="minorHAnsi"/>
          <w:sz w:val="24"/>
          <w:szCs w:val="24"/>
        </w:rPr>
        <w:t>tates (US)</w:t>
      </w:r>
      <w:r>
        <w:rPr>
          <w:rFonts w:eastAsia="Times New Roman" w:cstheme="minorHAnsi"/>
          <w:sz w:val="24"/>
          <w:szCs w:val="24"/>
        </w:rPr>
        <w:t xml:space="preserve"> Corn Belt has increased steadily over the past decade. </w:t>
      </w:r>
      <w:r w:rsidR="00742F9F">
        <w:rPr>
          <w:rFonts w:eastAsia="Times New Roman" w:cstheme="minorHAnsi"/>
          <w:sz w:val="24"/>
          <w:szCs w:val="24"/>
        </w:rPr>
        <w:t xml:space="preserve">In addition to their soil conservation benefits, CCs may also </w:t>
      </w:r>
      <w:r w:rsidR="00797F3B">
        <w:rPr>
          <w:rFonts w:eastAsia="Times New Roman" w:cstheme="minorHAnsi"/>
          <w:sz w:val="24"/>
          <w:szCs w:val="24"/>
        </w:rPr>
        <w:t xml:space="preserve">offer </w:t>
      </w:r>
      <w:r w:rsidR="00CA5EF0">
        <w:rPr>
          <w:rFonts w:eastAsia="Times New Roman" w:cstheme="minorHAnsi"/>
          <w:sz w:val="24"/>
          <w:szCs w:val="24"/>
        </w:rPr>
        <w:t xml:space="preserve">a non-chemical form of weed control, </w:t>
      </w:r>
      <w:r w:rsidR="00742F9F">
        <w:rPr>
          <w:rFonts w:eastAsia="Times New Roman" w:cstheme="minorHAnsi"/>
          <w:sz w:val="24"/>
          <w:szCs w:val="24"/>
        </w:rPr>
        <w:t xml:space="preserve">potentially </w:t>
      </w:r>
      <w:r w:rsidR="00CA5EF0" w:rsidRPr="00B30B0C">
        <w:rPr>
          <w:rFonts w:eastAsia="Times New Roman" w:cstheme="minorHAnsi"/>
          <w:sz w:val="24"/>
          <w:szCs w:val="24"/>
        </w:rPr>
        <w:t xml:space="preserve">providing quantifiable reductions in other weed control costs. </w:t>
      </w:r>
      <w:r w:rsidRPr="00B30B0C">
        <w:rPr>
          <w:rFonts w:eastAsia="Times New Roman" w:cstheme="minorHAnsi"/>
          <w:sz w:val="24"/>
          <w:szCs w:val="24"/>
        </w:rPr>
        <w:t xml:space="preserve">However, literature regarding the effectiveness of </w:t>
      </w:r>
      <w:r w:rsidR="0091310D" w:rsidRPr="00B30B0C">
        <w:rPr>
          <w:rFonts w:eastAsia="Times New Roman" w:cstheme="minorHAnsi"/>
          <w:sz w:val="24"/>
          <w:szCs w:val="24"/>
        </w:rPr>
        <w:t xml:space="preserve">winter </w:t>
      </w:r>
      <w:r w:rsidRPr="00B30B0C">
        <w:rPr>
          <w:rFonts w:eastAsia="Times New Roman" w:cstheme="minorHAnsi"/>
          <w:sz w:val="24"/>
          <w:szCs w:val="24"/>
        </w:rPr>
        <w:t>CCs</w:t>
      </w:r>
      <w:r w:rsidR="000C30D1" w:rsidRPr="00B30B0C">
        <w:rPr>
          <w:rFonts w:eastAsia="Times New Roman" w:cstheme="minorHAnsi"/>
          <w:sz w:val="24"/>
          <w:szCs w:val="24"/>
        </w:rPr>
        <w:t xml:space="preserve"> for weed control</w:t>
      </w:r>
      <w:r w:rsidR="0091310D" w:rsidRPr="00B30B0C">
        <w:rPr>
          <w:rFonts w:eastAsia="Times New Roman" w:cstheme="minorHAnsi"/>
          <w:sz w:val="24"/>
          <w:szCs w:val="24"/>
        </w:rPr>
        <w:t xml:space="preserve"> in this region</w:t>
      </w:r>
      <w:r w:rsidR="000C30D1" w:rsidRPr="00B30B0C">
        <w:rPr>
          <w:rFonts w:eastAsia="Times New Roman" w:cstheme="minorHAnsi"/>
          <w:sz w:val="24"/>
          <w:szCs w:val="24"/>
        </w:rPr>
        <w:t xml:space="preserve"> reports wide-ranging results. </w:t>
      </w:r>
      <w:r w:rsidR="00797F3B" w:rsidRPr="00B30B0C">
        <w:rPr>
          <w:rFonts w:eastAsia="Times New Roman" w:cstheme="minorHAnsi"/>
          <w:sz w:val="24"/>
          <w:szCs w:val="24"/>
        </w:rPr>
        <w:t xml:space="preserve">Thus, a better understanding of the factors influencing weed responses to CCs in </w:t>
      </w:r>
      <w:r w:rsidR="0091310D" w:rsidRPr="00B30B0C">
        <w:rPr>
          <w:rFonts w:eastAsia="Times New Roman" w:cstheme="minorHAnsi"/>
          <w:sz w:val="24"/>
          <w:szCs w:val="24"/>
        </w:rPr>
        <w:t>maize (</w:t>
      </w:r>
      <w:proofErr w:type="spellStart"/>
      <w:r w:rsidR="0091310D" w:rsidRPr="00B30B0C">
        <w:rPr>
          <w:rFonts w:eastAsia="Times New Roman" w:cstheme="minorHAnsi"/>
          <w:i/>
          <w:iCs/>
          <w:sz w:val="24"/>
          <w:szCs w:val="24"/>
        </w:rPr>
        <w:t>Zea</w:t>
      </w:r>
      <w:proofErr w:type="spellEnd"/>
      <w:r w:rsidR="0091310D" w:rsidRPr="00B30B0C">
        <w:rPr>
          <w:rFonts w:eastAsia="Times New Roman" w:cstheme="minorHAnsi"/>
          <w:i/>
          <w:iCs/>
          <w:sz w:val="24"/>
          <w:szCs w:val="24"/>
        </w:rPr>
        <w:t xml:space="preserve"> mays</w:t>
      </w:r>
      <w:r w:rsidR="0091310D" w:rsidRPr="00B30B0C">
        <w:rPr>
          <w:rFonts w:eastAsia="Times New Roman" w:cstheme="minorHAnsi"/>
          <w:sz w:val="24"/>
          <w:szCs w:val="24"/>
        </w:rPr>
        <w:t>)-soybean (</w:t>
      </w:r>
      <w:r w:rsidR="0091310D" w:rsidRPr="00B30B0C">
        <w:rPr>
          <w:rFonts w:eastAsia="Times New Roman" w:cstheme="minorHAnsi"/>
          <w:i/>
          <w:iCs/>
          <w:sz w:val="24"/>
          <w:szCs w:val="24"/>
        </w:rPr>
        <w:t>Glycine max</w:t>
      </w:r>
      <w:r w:rsidR="0091310D" w:rsidRPr="00B30B0C">
        <w:rPr>
          <w:rFonts w:eastAsia="Times New Roman" w:cstheme="minorHAnsi"/>
          <w:sz w:val="24"/>
          <w:szCs w:val="24"/>
        </w:rPr>
        <w:t>)</w:t>
      </w:r>
      <w:r w:rsidR="00797F3B" w:rsidRPr="00B30B0C">
        <w:rPr>
          <w:rFonts w:eastAsia="Times New Roman" w:cstheme="minorHAnsi"/>
          <w:sz w:val="24"/>
          <w:szCs w:val="24"/>
        </w:rPr>
        <w:t xml:space="preserve"> systems is needed. </w:t>
      </w:r>
      <w:r w:rsidR="00797F3B" w:rsidRPr="00B30B0C">
        <w:rPr>
          <w:sz w:val="24"/>
          <w:szCs w:val="24"/>
        </w:rPr>
        <w:t xml:space="preserve">We conducted a meta-analysis of studies that measured weed biomass or density in both a CC and no-cover treatment </w:t>
      </w:r>
      <w:r w:rsidR="00B30B0C">
        <w:rPr>
          <w:sz w:val="24"/>
          <w:szCs w:val="24"/>
        </w:rPr>
        <w:t>in</w:t>
      </w:r>
      <w:r w:rsidR="00797F3B" w:rsidRPr="00B30B0C">
        <w:rPr>
          <w:sz w:val="24"/>
          <w:szCs w:val="24"/>
        </w:rPr>
        <w:t xml:space="preserve"> maize-soybean rotations in the </w:t>
      </w:r>
      <w:r w:rsidR="00CA5EF0" w:rsidRPr="00B30B0C">
        <w:rPr>
          <w:sz w:val="24"/>
          <w:szCs w:val="24"/>
        </w:rPr>
        <w:t xml:space="preserve">Midwestern </w:t>
      </w:r>
      <w:r w:rsidR="00797F3B" w:rsidRPr="00B30B0C">
        <w:rPr>
          <w:sz w:val="24"/>
          <w:szCs w:val="24"/>
        </w:rPr>
        <w:t>United States. Fifteen</w:t>
      </w:r>
      <w:r w:rsidR="00816050" w:rsidRPr="00B30B0C">
        <w:rPr>
          <w:rFonts w:eastAsia="Times New Roman" w:cstheme="minorHAnsi"/>
          <w:sz w:val="24"/>
          <w:szCs w:val="24"/>
        </w:rPr>
        <w:t xml:space="preserve"> studies met our criteria, resulting in 123 paired comparisons of weed biomass and 119 of weed density. </w:t>
      </w:r>
      <w:r w:rsidR="00CA5EF0" w:rsidRPr="00B30B0C">
        <w:rPr>
          <w:rFonts w:eastAsia="Times New Roman" w:cstheme="minorHAnsi"/>
          <w:sz w:val="24"/>
          <w:szCs w:val="24"/>
        </w:rPr>
        <w:t>We found CCs significantly reduce</w:t>
      </w:r>
      <w:r w:rsidR="00B30B0C">
        <w:rPr>
          <w:rFonts w:eastAsia="Times New Roman" w:cstheme="minorHAnsi"/>
          <w:sz w:val="24"/>
          <w:szCs w:val="24"/>
        </w:rPr>
        <w:t>d</w:t>
      </w:r>
      <w:r w:rsidR="00CA5EF0" w:rsidRPr="00B30B0C">
        <w:rPr>
          <w:rFonts w:eastAsia="Times New Roman" w:cstheme="minorHAnsi"/>
          <w:sz w:val="24"/>
          <w:szCs w:val="24"/>
        </w:rPr>
        <w:t xml:space="preserve"> weed biomass, but not weed density. CCs were most effective in suppressing </w:t>
      </w:r>
      <w:r w:rsidR="00CA5EF0" w:rsidRPr="00B30B0C">
        <w:rPr>
          <w:sz w:val="24"/>
          <w:szCs w:val="24"/>
        </w:rPr>
        <w:t>winter annual weeds, having less effect on summer annuals,</w:t>
      </w:r>
      <w:r w:rsidR="003826C8" w:rsidRPr="00B30B0C">
        <w:rPr>
          <w:sz w:val="24"/>
          <w:szCs w:val="24"/>
        </w:rPr>
        <w:t xml:space="preserve"> and no effect on perennial weed</w:t>
      </w:r>
      <w:r w:rsidR="00CA5EF0" w:rsidRPr="00B30B0C">
        <w:rPr>
          <w:sz w:val="24"/>
          <w:szCs w:val="24"/>
        </w:rPr>
        <w:t xml:space="preserve">s. We found no evidence that management factors (termination method, planting method, tillage system) </w:t>
      </w:r>
      <w:r w:rsidR="003826C8" w:rsidRPr="00B30B0C">
        <w:rPr>
          <w:sz w:val="24"/>
          <w:szCs w:val="24"/>
        </w:rPr>
        <w:t>directly</w:t>
      </w:r>
      <w:r w:rsidR="00CA5EF0" w:rsidRPr="00B30B0C">
        <w:rPr>
          <w:sz w:val="24"/>
          <w:szCs w:val="24"/>
        </w:rPr>
        <w:t xml:space="preserve"> </w:t>
      </w:r>
      <w:r w:rsidR="0090766C" w:rsidRPr="00B30B0C">
        <w:rPr>
          <w:sz w:val="24"/>
          <w:szCs w:val="24"/>
        </w:rPr>
        <w:t>affected</w:t>
      </w:r>
      <w:r w:rsidR="00CA5EF0" w:rsidRPr="00B30B0C">
        <w:rPr>
          <w:sz w:val="24"/>
          <w:szCs w:val="24"/>
        </w:rPr>
        <w:t xml:space="preserve"> CC weed suppression. </w:t>
      </w:r>
      <w:r w:rsidR="00CA5EF0" w:rsidRPr="00B30B0C">
        <w:rPr>
          <w:rFonts w:eastAsia="Times New Roman" w:cstheme="minorHAnsi"/>
          <w:sz w:val="24"/>
          <w:szCs w:val="24"/>
        </w:rPr>
        <w:t>Even a</w:t>
      </w:r>
      <w:r w:rsidR="003406DC" w:rsidRPr="00B30B0C">
        <w:rPr>
          <w:rFonts w:eastAsia="Times New Roman" w:cstheme="minorHAnsi"/>
          <w:sz w:val="24"/>
          <w:szCs w:val="24"/>
        </w:rPr>
        <w:t xml:space="preserve">fter accounting for </w:t>
      </w:r>
      <w:r w:rsidR="00CA5EF0" w:rsidRPr="00B30B0C">
        <w:rPr>
          <w:rFonts w:eastAsia="Times New Roman" w:cstheme="minorHAnsi"/>
          <w:sz w:val="24"/>
          <w:szCs w:val="24"/>
        </w:rPr>
        <w:t xml:space="preserve">differences in </w:t>
      </w:r>
      <w:r w:rsidR="003406DC" w:rsidRPr="00B30B0C">
        <w:rPr>
          <w:rFonts w:eastAsia="Times New Roman" w:cstheme="minorHAnsi"/>
          <w:sz w:val="24"/>
          <w:szCs w:val="24"/>
        </w:rPr>
        <w:t xml:space="preserve">CC biomass production, </w:t>
      </w:r>
      <w:r w:rsidR="00CA5EF0" w:rsidRPr="00B30B0C">
        <w:rPr>
          <w:rFonts w:eastAsia="Times New Roman" w:cstheme="minorHAnsi"/>
          <w:sz w:val="24"/>
          <w:szCs w:val="24"/>
        </w:rPr>
        <w:t xml:space="preserve">grass CCs </w:t>
      </w:r>
      <w:r w:rsidR="001751B5">
        <w:rPr>
          <w:rFonts w:eastAsia="Times New Roman" w:cstheme="minorHAnsi"/>
          <w:sz w:val="24"/>
          <w:szCs w:val="24"/>
        </w:rPr>
        <w:t xml:space="preserve">significantly </w:t>
      </w:r>
      <w:r w:rsidR="00CA5EF0" w:rsidRPr="00B30B0C">
        <w:rPr>
          <w:rFonts w:eastAsia="Times New Roman" w:cstheme="minorHAnsi"/>
          <w:sz w:val="24"/>
          <w:szCs w:val="24"/>
        </w:rPr>
        <w:t>reduced weed biomass</w:t>
      </w:r>
      <w:r w:rsidR="003406DC" w:rsidRPr="00B30B0C">
        <w:rPr>
          <w:rFonts w:eastAsia="Times New Roman" w:cstheme="minorHAnsi"/>
          <w:sz w:val="24"/>
          <w:szCs w:val="24"/>
        </w:rPr>
        <w:t xml:space="preserve"> </w:t>
      </w:r>
      <w:r w:rsidR="001751B5">
        <w:rPr>
          <w:rFonts w:eastAsia="Times New Roman" w:cstheme="minorHAnsi"/>
          <w:sz w:val="24"/>
          <w:szCs w:val="24"/>
        </w:rPr>
        <w:t xml:space="preserve">while </w:t>
      </w:r>
      <w:r w:rsidR="003406DC" w:rsidRPr="00B30B0C">
        <w:rPr>
          <w:rFonts w:eastAsia="Times New Roman" w:cstheme="minorHAnsi"/>
          <w:sz w:val="24"/>
          <w:szCs w:val="24"/>
        </w:rPr>
        <w:t>non-grasses</w:t>
      </w:r>
      <w:r w:rsidR="001751B5">
        <w:rPr>
          <w:rFonts w:eastAsia="Times New Roman" w:cstheme="minorHAnsi"/>
          <w:sz w:val="24"/>
          <w:szCs w:val="24"/>
        </w:rPr>
        <w:t xml:space="preserve"> did not</w:t>
      </w:r>
      <w:r w:rsidR="003406DC" w:rsidRPr="00B30B0C">
        <w:rPr>
          <w:rFonts w:eastAsia="Times New Roman" w:cstheme="minorHAnsi"/>
          <w:sz w:val="24"/>
          <w:szCs w:val="24"/>
        </w:rPr>
        <w:t xml:space="preserve">. </w:t>
      </w:r>
      <w:r w:rsidR="00816050" w:rsidRPr="00B30B0C">
        <w:rPr>
          <w:rFonts w:eastAsia="Times New Roman" w:cstheme="minorHAnsi"/>
          <w:sz w:val="24"/>
          <w:szCs w:val="24"/>
        </w:rPr>
        <w:t>Higher CC biomass was associate</w:t>
      </w:r>
      <w:r w:rsidR="0015656F" w:rsidRPr="00B30B0C">
        <w:rPr>
          <w:rFonts w:eastAsia="Times New Roman" w:cstheme="minorHAnsi"/>
          <w:sz w:val="24"/>
          <w:szCs w:val="24"/>
        </w:rPr>
        <w:t xml:space="preserve">d with more weed control, </w:t>
      </w:r>
      <w:r w:rsidR="00051B00" w:rsidRPr="00B30B0C">
        <w:rPr>
          <w:rFonts w:eastAsia="Times New Roman" w:cstheme="minorHAnsi"/>
          <w:sz w:val="24"/>
          <w:szCs w:val="24"/>
        </w:rPr>
        <w:t>and</w:t>
      </w:r>
      <w:r w:rsidR="003406DC" w:rsidRPr="00B30B0C">
        <w:rPr>
          <w:rFonts w:eastAsia="Times New Roman" w:cstheme="minorHAnsi"/>
          <w:sz w:val="24"/>
          <w:szCs w:val="24"/>
        </w:rPr>
        <w:t xml:space="preserve"> a 75% reduction in weed biomass required </w:t>
      </w:r>
      <w:r w:rsidR="009223EC" w:rsidRPr="00B30B0C">
        <w:rPr>
          <w:rFonts w:eastAsia="Times New Roman" w:cstheme="minorHAnsi"/>
          <w:sz w:val="24"/>
          <w:szCs w:val="24"/>
        </w:rPr>
        <w:t>5</w:t>
      </w:r>
      <w:r w:rsidR="0015656F" w:rsidRPr="00B30B0C">
        <w:rPr>
          <w:rFonts w:eastAsia="Times New Roman" w:cstheme="minorHAnsi"/>
          <w:sz w:val="24"/>
          <w:szCs w:val="24"/>
        </w:rPr>
        <w:t xml:space="preserve"> </w:t>
      </w:r>
      <w:r w:rsidR="003406DC" w:rsidRPr="00B30B0C">
        <w:rPr>
          <w:rFonts w:eastAsia="Times New Roman" w:cstheme="minorHAnsi"/>
          <w:sz w:val="24"/>
          <w:szCs w:val="24"/>
        </w:rPr>
        <w:t>Mg ha</w:t>
      </w:r>
      <w:r w:rsidR="003406DC" w:rsidRPr="00B30B0C">
        <w:rPr>
          <w:rFonts w:eastAsia="Times New Roman" w:cstheme="minorHAnsi"/>
          <w:sz w:val="24"/>
          <w:szCs w:val="24"/>
          <w:vertAlign w:val="superscript"/>
        </w:rPr>
        <w:t>-1</w:t>
      </w:r>
      <w:r w:rsidR="003406DC" w:rsidRPr="00B30B0C">
        <w:rPr>
          <w:rFonts w:eastAsia="Times New Roman" w:cstheme="minorHAnsi"/>
          <w:sz w:val="24"/>
          <w:szCs w:val="24"/>
        </w:rPr>
        <w:t xml:space="preserve"> of grass CC residue.</w:t>
      </w:r>
      <w:r w:rsidR="0015656F" w:rsidRPr="00B30B0C">
        <w:rPr>
          <w:rFonts w:eastAsia="Times New Roman" w:cstheme="minorHAnsi"/>
          <w:sz w:val="24"/>
          <w:szCs w:val="24"/>
        </w:rPr>
        <w:t xml:space="preserve"> </w:t>
      </w:r>
      <w:r w:rsidR="000C30D1" w:rsidRPr="00B30B0C">
        <w:rPr>
          <w:rFonts w:eastAsia="Times New Roman" w:cstheme="minorHAnsi"/>
          <w:sz w:val="24"/>
          <w:szCs w:val="24"/>
        </w:rPr>
        <w:t>While these analyses suggest it is possible to manage CCs for significant weed control, ancillary use of</w:t>
      </w:r>
      <w:r w:rsidR="000C30D1">
        <w:rPr>
          <w:rFonts w:eastAsia="Times New Roman" w:cstheme="minorHAnsi"/>
          <w:sz w:val="24"/>
          <w:szCs w:val="24"/>
        </w:rPr>
        <w:t xml:space="preserve"> a process-based model </w:t>
      </w:r>
      <w:r w:rsidR="00CD15F0">
        <w:rPr>
          <w:rFonts w:eastAsia="Times New Roman" w:cstheme="minorHAnsi"/>
          <w:sz w:val="24"/>
          <w:szCs w:val="24"/>
        </w:rPr>
        <w:t xml:space="preserve">(SALUS) </w:t>
      </w:r>
      <w:r w:rsidR="00CA5EF0">
        <w:rPr>
          <w:rFonts w:eastAsia="Times New Roman" w:cstheme="minorHAnsi"/>
          <w:sz w:val="24"/>
          <w:szCs w:val="24"/>
        </w:rPr>
        <w:t>demonstrated</w:t>
      </w:r>
      <w:r w:rsidR="00CD15F0">
        <w:rPr>
          <w:rFonts w:eastAsia="Times New Roman" w:cstheme="minorHAnsi"/>
          <w:sz w:val="24"/>
          <w:szCs w:val="24"/>
        </w:rPr>
        <w:t xml:space="preserve"> </w:t>
      </w:r>
      <w:r w:rsidR="000C30D1">
        <w:rPr>
          <w:rFonts w:eastAsia="Times New Roman" w:cstheme="minorHAnsi"/>
          <w:sz w:val="24"/>
          <w:szCs w:val="24"/>
        </w:rPr>
        <w:t>achiev</w:t>
      </w:r>
      <w:r w:rsidR="00CA5EF0">
        <w:rPr>
          <w:rFonts w:eastAsia="Times New Roman" w:cstheme="minorHAnsi"/>
          <w:sz w:val="24"/>
          <w:szCs w:val="24"/>
        </w:rPr>
        <w:t xml:space="preserve">ing the quantity of CC biomass needed for </w:t>
      </w:r>
      <w:r w:rsidR="00B30B0C">
        <w:rPr>
          <w:rFonts w:eastAsia="Times New Roman" w:cstheme="minorHAnsi"/>
          <w:sz w:val="24"/>
          <w:szCs w:val="24"/>
        </w:rPr>
        <w:t xml:space="preserve">considerable </w:t>
      </w:r>
      <w:r w:rsidR="00CA5EF0">
        <w:rPr>
          <w:rFonts w:eastAsia="Times New Roman" w:cstheme="minorHAnsi"/>
          <w:sz w:val="24"/>
          <w:szCs w:val="24"/>
        </w:rPr>
        <w:t xml:space="preserve">weed control requires substantially delayed termination in most years. Therefore, we conclude that CCs significantly reduce weed biomass, which may </w:t>
      </w:r>
      <w:r w:rsidR="00B30B0C">
        <w:rPr>
          <w:rFonts w:eastAsia="Times New Roman" w:cstheme="minorHAnsi"/>
          <w:sz w:val="24"/>
          <w:szCs w:val="24"/>
        </w:rPr>
        <w:t>render other</w:t>
      </w:r>
      <w:r w:rsidR="00CA5EF0">
        <w:rPr>
          <w:rFonts w:eastAsia="Times New Roman" w:cstheme="minorHAnsi"/>
          <w:sz w:val="24"/>
          <w:szCs w:val="24"/>
        </w:rPr>
        <w:t xml:space="preserve"> weed management</w:t>
      </w:r>
      <w:r w:rsidR="00B30B0C">
        <w:rPr>
          <w:rFonts w:eastAsia="Times New Roman" w:cstheme="minorHAnsi"/>
          <w:sz w:val="24"/>
          <w:szCs w:val="24"/>
        </w:rPr>
        <w:t>s more effective</w:t>
      </w:r>
      <w:r w:rsidR="00CA5EF0">
        <w:rPr>
          <w:rFonts w:eastAsia="Times New Roman" w:cstheme="minorHAnsi"/>
          <w:sz w:val="24"/>
          <w:szCs w:val="24"/>
        </w:rPr>
        <w:t xml:space="preserve">, </w:t>
      </w:r>
      <w:r w:rsidR="003826C8">
        <w:rPr>
          <w:rFonts w:eastAsia="Times New Roman" w:cstheme="minorHAnsi"/>
          <w:sz w:val="24"/>
          <w:szCs w:val="24"/>
        </w:rPr>
        <w:t xml:space="preserve">but </w:t>
      </w:r>
      <w:r w:rsidR="00CA5EF0">
        <w:rPr>
          <w:rFonts w:eastAsia="Times New Roman" w:cstheme="minorHAnsi"/>
          <w:sz w:val="24"/>
          <w:szCs w:val="24"/>
        </w:rPr>
        <w:t xml:space="preserve">CCs alone cannot </w:t>
      </w:r>
      <w:r w:rsidR="00B30B0C">
        <w:rPr>
          <w:rFonts w:eastAsia="Times New Roman" w:cstheme="minorHAnsi"/>
          <w:sz w:val="24"/>
          <w:szCs w:val="24"/>
        </w:rPr>
        <w:t>consistently</w:t>
      </w:r>
      <w:r w:rsidR="00CA5EF0">
        <w:rPr>
          <w:rFonts w:eastAsia="Times New Roman" w:cstheme="minorHAnsi"/>
          <w:sz w:val="24"/>
          <w:szCs w:val="24"/>
        </w:rPr>
        <w:t xml:space="preserve"> control weeds in this region. </w:t>
      </w:r>
    </w:p>
    <w:p w14:paraId="4D014080" w14:textId="77777777" w:rsidR="00CA5EF0" w:rsidRDefault="00CA5EF0" w:rsidP="00B30B0C">
      <w:pPr>
        <w:shd w:val="clear" w:color="auto" w:fill="FFFFFF"/>
        <w:spacing w:after="0" w:line="360" w:lineRule="auto"/>
        <w:rPr>
          <w:rFonts w:eastAsia="Times New Roman" w:cstheme="minorHAnsi"/>
          <w:sz w:val="24"/>
          <w:szCs w:val="24"/>
        </w:rPr>
      </w:pPr>
    </w:p>
    <w:p w14:paraId="02FE5D85" w14:textId="6C2CFA99" w:rsidR="000C30D1" w:rsidRDefault="000C30D1" w:rsidP="00B30B0C">
      <w:pPr>
        <w:shd w:val="clear" w:color="auto" w:fill="FFFFFF"/>
        <w:spacing w:after="0" w:line="360" w:lineRule="auto"/>
        <w:rPr>
          <w:rFonts w:eastAsia="Times New Roman" w:cstheme="minorHAnsi"/>
          <w:sz w:val="24"/>
          <w:szCs w:val="24"/>
        </w:rPr>
      </w:pPr>
    </w:p>
    <w:p w14:paraId="63B7E063" w14:textId="542664B7" w:rsidR="00F90CF2" w:rsidRPr="0042521F" w:rsidRDefault="00F90CF2" w:rsidP="00B30B0C">
      <w:pPr>
        <w:shd w:val="clear" w:color="auto" w:fill="FFFFFF"/>
        <w:spacing w:after="0" w:line="360" w:lineRule="auto"/>
        <w:rPr>
          <w:rFonts w:eastAsia="Times New Roman" w:cstheme="minorHAnsi"/>
          <w:b/>
          <w:sz w:val="32"/>
          <w:szCs w:val="32"/>
        </w:rPr>
      </w:pPr>
      <w:r>
        <w:rPr>
          <w:rFonts w:eastAsia="Times New Roman" w:cstheme="minorHAnsi"/>
          <w:b/>
          <w:sz w:val="32"/>
          <w:szCs w:val="32"/>
        </w:rPr>
        <w:t>Introduction</w:t>
      </w:r>
    </w:p>
    <w:p w14:paraId="7BDDF95A" w14:textId="5FF29958" w:rsidR="009B6E6F" w:rsidRDefault="009B6E6F" w:rsidP="00B30B0C">
      <w:pPr>
        <w:shd w:val="clear" w:color="auto" w:fill="FFFFFF"/>
        <w:spacing w:after="0" w:line="360" w:lineRule="auto"/>
        <w:rPr>
          <w:rFonts w:eastAsia="Times New Roman" w:cstheme="minorHAnsi"/>
          <w:sz w:val="24"/>
          <w:szCs w:val="24"/>
        </w:rPr>
      </w:pPr>
      <w:commentRangeStart w:id="2"/>
    </w:p>
    <w:p w14:paraId="4C17EFD9" w14:textId="3CCD6E14" w:rsidR="003826C8" w:rsidRPr="007A4BFC" w:rsidRDefault="00F46372" w:rsidP="00B30B0C">
      <w:pPr>
        <w:shd w:val="clear" w:color="auto" w:fill="FFFFFF"/>
        <w:spacing w:after="0" w:line="360" w:lineRule="auto"/>
        <w:rPr>
          <w:rFonts w:eastAsia="Times New Roman" w:cs="Calibri"/>
          <w:sz w:val="24"/>
          <w:szCs w:val="24"/>
        </w:rPr>
      </w:pPr>
      <w:r>
        <w:rPr>
          <w:rFonts w:eastAsia="Times New Roman" w:cs="Calibri"/>
          <w:sz w:val="24"/>
          <w:szCs w:val="24"/>
        </w:rPr>
        <w:t>The u</w:t>
      </w:r>
      <w:commentRangeEnd w:id="2"/>
      <w:r w:rsidR="00B4774F">
        <w:rPr>
          <w:rStyle w:val="CommentReference"/>
        </w:rPr>
        <w:commentReference w:id="2"/>
      </w:r>
      <w:r w:rsidR="00CD15F0" w:rsidRPr="007A4BFC">
        <w:rPr>
          <w:rFonts w:eastAsia="Times New Roman" w:cs="Calibri"/>
          <w:sz w:val="24"/>
          <w:szCs w:val="24"/>
        </w:rPr>
        <w:t xml:space="preserve">se of winter annual cover crops (CCs) has been </w:t>
      </w:r>
      <w:r w:rsidR="00B4774F">
        <w:rPr>
          <w:rFonts w:eastAsia="Times New Roman" w:cs="Calibri"/>
          <w:sz w:val="24"/>
          <w:szCs w:val="24"/>
        </w:rPr>
        <w:t>heavily promoted</w:t>
      </w:r>
      <w:r w:rsidR="00B4774F" w:rsidRPr="007A4BFC">
        <w:rPr>
          <w:rFonts w:eastAsia="Times New Roman" w:cs="Calibri"/>
          <w:sz w:val="24"/>
          <w:szCs w:val="24"/>
        </w:rPr>
        <w:t xml:space="preserve"> </w:t>
      </w:r>
      <w:r w:rsidR="00CD15F0" w:rsidRPr="007A4BFC">
        <w:rPr>
          <w:rFonts w:eastAsia="Times New Roman" w:cs="Calibri"/>
          <w:sz w:val="24"/>
          <w:szCs w:val="24"/>
        </w:rPr>
        <w:t>in the Corn Belt region of the U</w:t>
      </w:r>
      <w:r w:rsidR="00C65CEA" w:rsidRPr="007A4BFC">
        <w:rPr>
          <w:rFonts w:eastAsia="Times New Roman" w:cs="Calibri"/>
          <w:sz w:val="24"/>
          <w:szCs w:val="24"/>
        </w:rPr>
        <w:t xml:space="preserve">nited </w:t>
      </w:r>
      <w:r w:rsidR="00CD15F0" w:rsidRPr="007A4BFC">
        <w:rPr>
          <w:rFonts w:eastAsia="Times New Roman" w:cs="Calibri"/>
          <w:sz w:val="24"/>
          <w:szCs w:val="24"/>
        </w:rPr>
        <w:t>S</w:t>
      </w:r>
      <w:r w:rsidR="00C65CEA" w:rsidRPr="007A4BFC">
        <w:rPr>
          <w:rFonts w:eastAsia="Times New Roman" w:cs="Calibri"/>
          <w:sz w:val="24"/>
          <w:szCs w:val="24"/>
        </w:rPr>
        <w:t>tates (US)</w:t>
      </w:r>
      <w:r w:rsidR="003826C8" w:rsidRPr="007A4BFC">
        <w:rPr>
          <w:rFonts w:eastAsia="Times New Roman" w:cs="Calibri"/>
          <w:sz w:val="24"/>
          <w:szCs w:val="24"/>
        </w:rPr>
        <w:t>, mainly</w:t>
      </w:r>
      <w:r w:rsidR="00CD15F0" w:rsidRPr="007A4BFC">
        <w:rPr>
          <w:rFonts w:eastAsia="Times New Roman" w:cs="Calibri"/>
          <w:sz w:val="24"/>
          <w:szCs w:val="24"/>
        </w:rPr>
        <w:t xml:space="preserve"> due to an increasing </w:t>
      </w:r>
      <w:r w:rsidR="003826C8" w:rsidRPr="007A4BFC">
        <w:rPr>
          <w:rFonts w:eastAsia="Times New Roman" w:cs="Calibri"/>
          <w:sz w:val="24"/>
          <w:szCs w:val="24"/>
        </w:rPr>
        <w:t xml:space="preserve">need </w:t>
      </w:r>
      <w:r w:rsidR="00CD15F0" w:rsidRPr="007A4BFC">
        <w:rPr>
          <w:rFonts w:eastAsia="Times New Roman" w:cs="Calibri"/>
          <w:sz w:val="24"/>
          <w:szCs w:val="24"/>
        </w:rPr>
        <w:t xml:space="preserve">for practices that </w:t>
      </w:r>
      <w:r w:rsidR="003826C8" w:rsidRPr="007A4BFC">
        <w:rPr>
          <w:rFonts w:eastAsia="Times New Roman" w:cs="Calibri"/>
          <w:sz w:val="24"/>
          <w:szCs w:val="24"/>
        </w:rPr>
        <w:t>improve soil and water quality</w:t>
      </w:r>
      <w:r w:rsidR="00CD15F0" w:rsidRPr="007A4BFC">
        <w:rPr>
          <w:rFonts w:eastAsia="Times New Roman" w:cs="Calibri"/>
          <w:sz w:val="24"/>
          <w:szCs w:val="24"/>
        </w:rPr>
        <w:t>. C</w:t>
      </w:r>
      <w:r w:rsidR="00B30B0C" w:rsidRPr="007A4BFC">
        <w:rPr>
          <w:rFonts w:eastAsia="Times New Roman" w:cs="Calibri"/>
          <w:sz w:val="24"/>
          <w:szCs w:val="24"/>
        </w:rPr>
        <w:t>over crop</w:t>
      </w:r>
      <w:r w:rsidR="00CD15F0" w:rsidRPr="007A4BFC">
        <w:rPr>
          <w:rFonts w:eastAsia="Times New Roman" w:cs="Calibri"/>
          <w:sz w:val="24"/>
          <w:szCs w:val="24"/>
        </w:rPr>
        <w:t xml:space="preserve">s have been found to decrease nitrate </w:t>
      </w:r>
      <w:r w:rsidR="00C65CEA" w:rsidRPr="007A4BFC">
        <w:rPr>
          <w:rFonts w:eastAsia="Times New Roman" w:cs="Calibri"/>
          <w:sz w:val="24"/>
          <w:szCs w:val="24"/>
        </w:rPr>
        <w:t>export from fields</w:t>
      </w:r>
      <w:r w:rsidR="00CD15F0" w:rsidRPr="007A4BFC">
        <w:rPr>
          <w:rFonts w:eastAsia="Times New Roman" w:cs="Calibri"/>
          <w:sz w:val="24"/>
          <w:szCs w:val="24"/>
        </w:rPr>
        <w:t xml:space="preserve">, reduce soil erosion, and increase </w:t>
      </w:r>
      <w:r w:rsidR="00B30B0C" w:rsidRPr="007A4BFC">
        <w:rPr>
          <w:rFonts w:eastAsia="Times New Roman" w:cs="Calibri"/>
          <w:sz w:val="24"/>
          <w:szCs w:val="24"/>
        </w:rPr>
        <w:t>soil</w:t>
      </w:r>
      <w:r w:rsidR="00CD15F0" w:rsidRPr="007A4BFC">
        <w:rPr>
          <w:rFonts w:eastAsia="Times New Roman" w:cs="Calibri"/>
          <w:sz w:val="24"/>
          <w:szCs w:val="24"/>
        </w:rPr>
        <w:t xml:space="preserve"> water</w:t>
      </w:r>
      <w:r w:rsidR="00B30B0C" w:rsidRPr="007A4BFC">
        <w:rPr>
          <w:rFonts w:eastAsia="Times New Roman" w:cs="Calibri"/>
          <w:sz w:val="24"/>
          <w:szCs w:val="24"/>
        </w:rPr>
        <w:t>-</w:t>
      </w:r>
      <w:r w:rsidR="00CD15F0" w:rsidRPr="007A4BFC">
        <w:rPr>
          <w:rFonts w:eastAsia="Times New Roman" w:cs="Calibri"/>
          <w:sz w:val="24"/>
          <w:szCs w:val="24"/>
        </w:rPr>
        <w:t>holding</w:t>
      </w:r>
      <w:r w:rsidR="005738C2">
        <w:rPr>
          <w:rFonts w:eastAsia="Times New Roman" w:cs="Calibri"/>
          <w:sz w:val="24"/>
          <w:szCs w:val="24"/>
        </w:rPr>
        <w:t xml:space="preserve"> </w:t>
      </w:r>
      <w:r w:rsidR="00CD15F0" w:rsidRPr="007A4BFC">
        <w:rPr>
          <w:rFonts w:eastAsia="Times New Roman" w:cs="Calibri"/>
          <w:sz w:val="24"/>
          <w:szCs w:val="24"/>
        </w:rPr>
        <w:t xml:space="preserve">capacity and infiltration rates </w:t>
      </w:r>
      <w:r w:rsidR="00455D13" w:rsidRPr="007A4BFC">
        <w:rPr>
          <w:rFonts w:eastAsia="Times New Roman" w:cs="Calibri"/>
          <w:noProof/>
          <w:sz w:val="24"/>
          <w:szCs w:val="24"/>
        </w:rPr>
        <w:t>(Kaspar and Singer 2011; Blanco-Canqui et al. 2015; Basche and DeLonge 2019)</w:t>
      </w:r>
      <w:r w:rsidR="00CD15F0" w:rsidRPr="007A4BFC">
        <w:rPr>
          <w:rFonts w:eastAsia="Times New Roman" w:cs="Calibri"/>
          <w:sz w:val="24"/>
          <w:szCs w:val="24"/>
        </w:rPr>
        <w:t xml:space="preserve">. </w:t>
      </w:r>
      <w:r w:rsidR="00502ECE">
        <w:rPr>
          <w:rFonts w:eastAsia="Times New Roman" w:cs="Calibri"/>
          <w:sz w:val="24"/>
          <w:szCs w:val="24"/>
        </w:rPr>
        <w:t>Though steadily increasing over the last decade, still only a small fraction of cropland is currently managed with CCs</w:t>
      </w:r>
      <w:r w:rsidR="00010B72">
        <w:rPr>
          <w:rFonts w:eastAsia="Times New Roman" w:cs="Calibri"/>
          <w:sz w:val="24"/>
          <w:szCs w:val="24"/>
        </w:rPr>
        <w:t xml:space="preserve"> </w:t>
      </w:r>
      <w:r w:rsidR="00010B72">
        <w:rPr>
          <w:rFonts w:eastAsia="Times New Roman" w:cs="Calibri"/>
          <w:sz w:val="24"/>
          <w:szCs w:val="24"/>
        </w:rPr>
        <w:fldChar w:fldCharType="begin" w:fldLock="1"/>
      </w:r>
      <w:r w:rsidR="00010B72">
        <w:rPr>
          <w:rFonts w:eastAsia="Times New Roman" w:cs="Calibri"/>
          <w:sz w:val="24"/>
          <w:szCs w:val="24"/>
        </w:rPr>
        <w:instrText>ADDIN CSL_CITATION {"citationItems":[{"id":"ITEM-1","itemData":{"DOI":"10.1088/1748-9326/aac4c8","ISSN":"17489326","abstract":"The practice of planting winter cover crops has seen renewed interest as a solution to environmental issues with the modern maize- and soybean-dominated row crop production system of the US Midwest. We examine whether cover cropping patterns can be assessed at scale using publicly available satellite data, creating a classifier with 91.5% accuracy (.68 kappa). We then use this classifier to examine spatial and temporal trends in cover crop occurrence on maize and soybean fields in the Midwest since 2008, finding that despite increased talk about and funding for cover crops as well as a 94% increase in cover crop acres planted from 2008-2016, increases in winter vegetation have been more modest. Finally, we combine cover cropping with satellite-predicted yields, finding that cover crops are associated with low relative maize and soybean production and poor soil quality, consistent with farmers adopting the practice on fields most in need of purported cover crop benefits. When controlling for invariant soil quality using a panel regression model, we find modest benefits of cover cropping, with average yield increases of 0.65% for maize and 0.35% for soybean. Given these slight impacts on yields, greater incentives or reduced costs of implementation are needed to increase adoption of this practice for the majority of maize and soybean acres in the US.","author":[{"dropping-particle":"","family":"Seifert","given":"Christopher A","non-dropping-particle":"","parse-names":false,"suffix":""},{"dropping-particle":"","family":"Azzari","given":"George","non-dropping-particle":"","parse-names":false,"suffix":""},{"dropping-particle":"","family":"Lobell","given":"David B","non-dropping-particle":"","parse-names":false,"suffix":""}],"container-title":"Environmental Research Letters","id":"ITEM-1","issue":"6","issued":{"date-parts":[["2018","6","1"]]},"page":"064033","publisher":"IOP Publishing","title":"Satellite detection of cover crops and their effects on crop yield in the Midwestern United States","type":"article-journal","volume":"13"},"uris":["http://www.mendeley.com/documents/?uuid=3d333efb-e784-34c7-9ad2-bd9e57222211"]}],"mendeley":{"formattedCitation":"(Seifert et al. 2018)","plainTextFormattedCitation":"(Seifert et al. 2018)","previouslyFormattedCitation":"(Seifert et al. 2018)"},"properties":{"noteIndex":0},"schema":"https://github.com/citation-style-language/schema/raw/master/csl-citation.json"}</w:instrText>
      </w:r>
      <w:r w:rsidR="00010B72">
        <w:rPr>
          <w:rFonts w:eastAsia="Times New Roman" w:cs="Calibri"/>
          <w:sz w:val="24"/>
          <w:szCs w:val="24"/>
        </w:rPr>
        <w:fldChar w:fldCharType="separate"/>
      </w:r>
      <w:r w:rsidR="00010B72" w:rsidRPr="00010B72">
        <w:rPr>
          <w:rFonts w:eastAsia="Times New Roman" w:cs="Calibri"/>
          <w:noProof/>
          <w:sz w:val="24"/>
          <w:szCs w:val="24"/>
        </w:rPr>
        <w:t>(Seifert et al. 2018)</w:t>
      </w:r>
      <w:r w:rsidR="00010B72">
        <w:rPr>
          <w:rFonts w:eastAsia="Times New Roman" w:cs="Calibri"/>
          <w:sz w:val="24"/>
          <w:szCs w:val="24"/>
        </w:rPr>
        <w:fldChar w:fldCharType="end"/>
      </w:r>
      <w:r w:rsidR="00502ECE">
        <w:rPr>
          <w:rFonts w:eastAsia="Times New Roman" w:cs="Calibri"/>
          <w:sz w:val="24"/>
          <w:szCs w:val="24"/>
        </w:rPr>
        <w:t>, d</w:t>
      </w:r>
      <w:r w:rsidR="00B4774F">
        <w:rPr>
          <w:rFonts w:eastAsia="Times New Roman" w:cs="Calibri"/>
          <w:sz w:val="24"/>
          <w:szCs w:val="24"/>
        </w:rPr>
        <w:t>espite their advantages</w:t>
      </w:r>
      <w:r w:rsidR="003826C8" w:rsidRPr="007A4BFC">
        <w:rPr>
          <w:rFonts w:eastAsia="Times New Roman" w:cs="Calibri"/>
          <w:sz w:val="24"/>
          <w:szCs w:val="24"/>
        </w:rPr>
        <w:t xml:space="preserve"> </w:t>
      </w:r>
      <w:r w:rsidR="00B4774F">
        <w:rPr>
          <w:rFonts w:eastAsia="Times New Roman" w:cs="Calibri"/>
          <w:sz w:val="24"/>
          <w:szCs w:val="24"/>
        </w:rPr>
        <w:t>for</w:t>
      </w:r>
      <w:r w:rsidR="00CD15F0" w:rsidRPr="007A4BFC">
        <w:rPr>
          <w:rFonts w:eastAsia="Times New Roman" w:cs="Calibri"/>
          <w:sz w:val="24"/>
          <w:szCs w:val="24"/>
        </w:rPr>
        <w:t xml:space="preserve"> </w:t>
      </w:r>
      <w:r w:rsidR="00B30B0C" w:rsidRPr="007A4BFC">
        <w:rPr>
          <w:rFonts w:eastAsia="Times New Roman" w:cs="Calibri"/>
          <w:sz w:val="24"/>
          <w:szCs w:val="24"/>
        </w:rPr>
        <w:t xml:space="preserve">long-term yield maintenance and </w:t>
      </w:r>
      <w:r w:rsidR="00B4774F">
        <w:rPr>
          <w:rFonts w:eastAsia="Times New Roman" w:cs="Calibri"/>
          <w:sz w:val="24"/>
          <w:szCs w:val="24"/>
        </w:rPr>
        <w:t>environmental sustainability (CITE)</w:t>
      </w:r>
      <w:r w:rsidR="00502ECE">
        <w:rPr>
          <w:rFonts w:eastAsia="Times New Roman" w:cs="Calibri"/>
          <w:sz w:val="24"/>
          <w:szCs w:val="24"/>
        </w:rPr>
        <w:t>.</w:t>
      </w:r>
      <w:r w:rsidR="00B4774F">
        <w:rPr>
          <w:rFonts w:eastAsia="Times New Roman" w:cs="Calibri"/>
          <w:sz w:val="24"/>
          <w:szCs w:val="24"/>
        </w:rPr>
        <w:t xml:space="preserve"> </w:t>
      </w:r>
      <w:r w:rsidR="00010B72">
        <w:rPr>
          <w:rFonts w:eastAsia="Times New Roman" w:cs="Calibri"/>
          <w:sz w:val="24"/>
          <w:szCs w:val="24"/>
        </w:rPr>
        <w:t>One</w:t>
      </w:r>
      <w:r>
        <w:rPr>
          <w:rFonts w:eastAsia="Times New Roman" w:cs="Calibri"/>
          <w:sz w:val="24"/>
          <w:szCs w:val="24"/>
        </w:rPr>
        <w:t xml:space="preserve"> for </w:t>
      </w:r>
      <w:r w:rsidR="00502ECE">
        <w:rPr>
          <w:rFonts w:eastAsia="Times New Roman" w:cs="Calibri"/>
          <w:sz w:val="24"/>
          <w:szCs w:val="24"/>
        </w:rPr>
        <w:t>their low adoption is</w:t>
      </w:r>
      <w:r>
        <w:rPr>
          <w:rFonts w:eastAsia="Times New Roman" w:cs="Calibri"/>
          <w:sz w:val="24"/>
          <w:szCs w:val="24"/>
        </w:rPr>
        <w:t xml:space="preserve"> that</w:t>
      </w:r>
      <w:r w:rsidR="00B4774F">
        <w:rPr>
          <w:rFonts w:eastAsia="Times New Roman" w:cs="Calibri"/>
          <w:sz w:val="24"/>
          <w:szCs w:val="24"/>
        </w:rPr>
        <w:t xml:space="preserve"> benefits of </w:t>
      </w:r>
      <w:r>
        <w:rPr>
          <w:rFonts w:eastAsia="Times New Roman" w:cs="Calibri"/>
          <w:sz w:val="24"/>
          <w:szCs w:val="24"/>
        </w:rPr>
        <w:t xml:space="preserve">growing </w:t>
      </w:r>
      <w:r w:rsidR="00B4774F">
        <w:rPr>
          <w:rFonts w:eastAsia="Times New Roman" w:cs="Calibri"/>
          <w:sz w:val="24"/>
          <w:szCs w:val="24"/>
        </w:rPr>
        <w:t>CCs</w:t>
      </w:r>
      <w:r w:rsidR="00CD15F0" w:rsidRPr="007A4BFC">
        <w:rPr>
          <w:rFonts w:eastAsia="Times New Roman" w:cs="Calibri"/>
          <w:sz w:val="24"/>
          <w:szCs w:val="24"/>
        </w:rPr>
        <w:t xml:space="preserve"> </w:t>
      </w:r>
      <w:r w:rsidR="00B30B0C" w:rsidRPr="007A4BFC">
        <w:rPr>
          <w:rFonts w:eastAsia="Times New Roman" w:cs="Calibri"/>
          <w:sz w:val="24"/>
          <w:szCs w:val="24"/>
        </w:rPr>
        <w:t>are</w:t>
      </w:r>
      <w:r w:rsidR="00CD15F0" w:rsidRPr="007A4BFC">
        <w:rPr>
          <w:rFonts w:eastAsia="Times New Roman" w:cs="Calibri"/>
          <w:sz w:val="24"/>
          <w:szCs w:val="24"/>
        </w:rPr>
        <w:t xml:space="preserve"> not easily monetizable to farmers in the short term</w:t>
      </w:r>
      <w:r w:rsidR="00010B72">
        <w:rPr>
          <w:rFonts w:eastAsia="Times New Roman" w:cs="Calibri"/>
          <w:sz w:val="24"/>
          <w:szCs w:val="24"/>
        </w:rPr>
        <w:t xml:space="preserve"> </w:t>
      </w:r>
      <w:r w:rsidR="00010B72">
        <w:rPr>
          <w:rFonts w:eastAsia="Times New Roman" w:cs="Calibri"/>
          <w:sz w:val="24"/>
          <w:szCs w:val="24"/>
        </w:rPr>
        <w:fldChar w:fldCharType="begin" w:fldLock="1"/>
      </w:r>
      <w:r w:rsidR="001751B5">
        <w:rPr>
          <w:rFonts w:eastAsia="Times New Roman" w:cs="Calibri"/>
          <w:sz w:val="24"/>
          <w:szCs w:val="24"/>
        </w:rPr>
        <w:instrText>ADDIN CSL_CITATION {"citationItems":[{"id":"ITEM-1","itemData":{"DOI":"10.1017/S1742170517000096","ISSN":"17421713","abstract":"Cover crops are known to promote many aspects of soil and water quality, yet estimates find that in 2012 only 2.3% of the total agricultural lands in the Midwestern USA were using cover crops. Focus groups were conducted across the Corn Belt state of Iowa to better understand how farmers confront barriers to cover crop adoption in highly intensive agricultural production systems. Although much prior research has focused on analyzing factors that help predict cover crop use on farms, there is limited research on how farmers navigate and overcome field-level (e.g. proper planting of a cover crop) and structural barriers (e.g. market forces) associated with the use of cover crops. The results from the analysis of these conversations suggest that there is a complex dialectical relationship between farmers' individual management decisions and the broader agricultural context in the region that constrains their decisions. Farmers in these focus groups shared how they navigate complex management decisions within a generally homogenized agricultural and economic landscape that makes cover crop integration challenging. Many who joined the focus groups have found ways to overcome barriers and successfully integrate cover crops into their cropping systems. This is illustrated through farmers' descriptions of their 'whole system' approach to cover crops management, where they described how they prioritize the success of their cover crops by focusing on multiple aspects of management, including changes they have made to nutrient application and modifications to equipment. These producers also engage with farmer networks to gain strategies for overcoming management challenges associated with cover crops. Although many participants had successfully planted cover crops, they tended to believe that greater economic incentives and/or more diverse crop and livestock markets would be needed to spur more widespread adoption of the practice. Our results further illustrate how structural and field-level barriers constrain individual actions, as it is not simply the basic agronomic considerations (such as seeding and terminating cover crops) that pose a challenge to their use, but also the broader economic and market drivers that exist in agriculturally intensive systems. Our study provides evidence that reducing structural barriers to adoption may be necessary to increase the use of this conservation practice to reduce environmental impacts associated with intensive agricultu…","author":[{"dropping-particle":"","family":"Roesch-Mcnally","given":"Gabrielle E.","non-dropping-particle":"","parse-names":false,"suffix":""},{"dropping-particle":"","family":"Basche","given":"Andrea D.","non-dropping-particle":"","parse-names":false,"suffix":""},{"dropping-particle":"","family":"Arbuckle","given":"J. G.","non-dropping-particle":"","parse-names":false,"suffix":""},{"dropping-particle":"","family":"Tyndall","given":"John C.","non-dropping-particle":"","parse-names":false,"suffix":""},{"dropping-particle":"","family":"Miguez","given":"Fernando E.","non-dropping-particle":"","parse-names":false,"suffix":""},{"dropping-particle":"","family":"Bowman","given":"Troy","non-dropping-particle":"","parse-names":false,"suffix":""},{"dropping-particle":"","family":"Clay","given":"Rebecca","non-dropping-particle":"","parse-names":false,"suffix":""}],"container-title":"Renewable Agriculture and Food Systems","id":"ITEM-1","issue":"4","issued":{"date-parts":[["2018","8","1"]]},"page":"322-333","publisher":"Cambridge University Press","title":"The trouble with cover crops: Farmers' experiences with overcoming barriers to adoption","type":"article-journal","volume":"33"},"uris":["http://www.mendeley.com/documents/?uuid=d1fca456-4ebc-3005-931c-136f7fe9e116"]}],"mendeley":{"formattedCitation":"(Roesch-Mcnally et al. 2018)","plainTextFormattedCitation":"(Roesch-Mcnally et al. 2018)","previouslyFormattedCitation":"(Roesch-Mcnally et al. 2018)"},"properties":{"noteIndex":0},"schema":"https://github.com/citation-style-language/schema/raw/master/csl-citation.json"}</w:instrText>
      </w:r>
      <w:r w:rsidR="00010B72">
        <w:rPr>
          <w:rFonts w:eastAsia="Times New Roman" w:cs="Calibri"/>
          <w:sz w:val="24"/>
          <w:szCs w:val="24"/>
        </w:rPr>
        <w:fldChar w:fldCharType="separate"/>
      </w:r>
      <w:r w:rsidR="00010B72" w:rsidRPr="00010B72">
        <w:rPr>
          <w:rFonts w:eastAsia="Times New Roman" w:cs="Calibri"/>
          <w:noProof/>
          <w:sz w:val="24"/>
          <w:szCs w:val="24"/>
        </w:rPr>
        <w:t>(Roesch-Mcnally et al. 2018)</w:t>
      </w:r>
      <w:r w:rsidR="00010B72">
        <w:rPr>
          <w:rFonts w:eastAsia="Times New Roman" w:cs="Calibri"/>
          <w:sz w:val="24"/>
          <w:szCs w:val="24"/>
        </w:rPr>
        <w:fldChar w:fldCharType="end"/>
      </w:r>
      <w:r w:rsidR="00CD15F0" w:rsidRPr="007A4BFC">
        <w:rPr>
          <w:rFonts w:eastAsia="Times New Roman" w:cs="Calibri"/>
          <w:sz w:val="24"/>
          <w:szCs w:val="24"/>
        </w:rPr>
        <w:t>.</w:t>
      </w:r>
      <w:r>
        <w:rPr>
          <w:rFonts w:eastAsia="Times New Roman" w:cs="Calibri"/>
          <w:sz w:val="24"/>
          <w:szCs w:val="24"/>
        </w:rPr>
        <w:t xml:space="preserve"> In fact,</w:t>
      </w:r>
      <w:r w:rsidR="00CD15F0" w:rsidRPr="007A4BFC">
        <w:rPr>
          <w:rFonts w:eastAsia="Times New Roman" w:cs="Calibri"/>
          <w:sz w:val="24"/>
          <w:szCs w:val="24"/>
        </w:rPr>
        <w:t xml:space="preserve"> </w:t>
      </w:r>
      <w:r>
        <w:rPr>
          <w:rFonts w:eastAsia="Times New Roman" w:cs="Calibri"/>
          <w:sz w:val="24"/>
          <w:szCs w:val="24"/>
        </w:rPr>
        <w:t>a</w:t>
      </w:r>
      <w:r w:rsidR="00CD15F0" w:rsidRPr="007A4BFC">
        <w:rPr>
          <w:rFonts w:eastAsia="Times New Roman" w:cs="Calibri"/>
          <w:sz w:val="24"/>
          <w:szCs w:val="24"/>
        </w:rPr>
        <w:t xml:space="preserve"> recent study using partial budgets showed that annual net returns to CCs are negative for most Midwestern producers</w:t>
      </w:r>
      <w:r w:rsidR="00455D13" w:rsidRPr="007A4BFC">
        <w:rPr>
          <w:rFonts w:eastAsia="Times New Roman" w:cs="Calibri"/>
          <w:sz w:val="24"/>
          <w:szCs w:val="24"/>
        </w:rPr>
        <w:t xml:space="preserve"> </w:t>
      </w:r>
      <w:r w:rsidR="00455D13" w:rsidRPr="007A4BFC">
        <w:rPr>
          <w:rFonts w:eastAsia="Times New Roman" w:cs="Calibri"/>
          <w:noProof/>
          <w:sz w:val="24"/>
          <w:szCs w:val="24"/>
        </w:rPr>
        <w:t>(Plastina et al. 2018)</w:t>
      </w:r>
      <w:r w:rsidR="00CD15F0" w:rsidRPr="007A4BFC">
        <w:rPr>
          <w:rFonts w:eastAsia="Times New Roman" w:cs="Calibri"/>
          <w:sz w:val="24"/>
          <w:szCs w:val="24"/>
        </w:rPr>
        <w:t xml:space="preserve">. </w:t>
      </w:r>
    </w:p>
    <w:p w14:paraId="4D593425" w14:textId="77777777" w:rsidR="003826C8" w:rsidRPr="007A4BFC" w:rsidRDefault="003826C8" w:rsidP="00B30B0C">
      <w:pPr>
        <w:shd w:val="clear" w:color="auto" w:fill="FFFFFF"/>
        <w:spacing w:after="0" w:line="360" w:lineRule="auto"/>
        <w:rPr>
          <w:ins w:id="3" w:author="Nichols, Virginia A" w:date="2020-02-22T20:02:00Z"/>
          <w:rFonts w:eastAsia="Times New Roman" w:cs="Calibri"/>
          <w:sz w:val="24"/>
          <w:szCs w:val="24"/>
        </w:rPr>
      </w:pPr>
    </w:p>
    <w:p w14:paraId="72324C5A" w14:textId="56959FC7" w:rsidR="00CD15F0" w:rsidRPr="007A4BFC" w:rsidRDefault="00CD79DF" w:rsidP="00B30B0C">
      <w:pPr>
        <w:shd w:val="clear" w:color="auto" w:fill="FFFFFF"/>
        <w:spacing w:after="0" w:line="360" w:lineRule="auto"/>
        <w:rPr>
          <w:ins w:id="4" w:author="Nichols, Virginia A" w:date="2020-02-22T20:02:00Z"/>
          <w:rFonts w:eastAsia="Times New Roman" w:cs="Calibri"/>
          <w:sz w:val="24"/>
          <w:szCs w:val="24"/>
        </w:rPr>
      </w:pPr>
      <w:commentRangeStart w:id="5"/>
      <w:r>
        <w:rPr>
          <w:rFonts w:eastAsia="Times New Roman" w:cs="Calibri"/>
          <w:sz w:val="24"/>
          <w:szCs w:val="24"/>
        </w:rPr>
        <w:t>B</w:t>
      </w:r>
      <w:commentRangeEnd w:id="5"/>
      <w:r w:rsidR="00922383">
        <w:rPr>
          <w:rStyle w:val="CommentReference"/>
        </w:rPr>
        <w:commentReference w:id="5"/>
      </w:r>
      <w:r w:rsidRPr="007A4BFC">
        <w:rPr>
          <w:rFonts w:eastAsia="Times New Roman" w:cs="Calibri"/>
          <w:sz w:val="24"/>
          <w:szCs w:val="24"/>
        </w:rPr>
        <w:t xml:space="preserve">y </w:t>
      </w:r>
      <w:r>
        <w:rPr>
          <w:rFonts w:eastAsia="Times New Roman" w:cs="Calibri"/>
          <w:sz w:val="24"/>
          <w:szCs w:val="24"/>
        </w:rPr>
        <w:t>replacing</w:t>
      </w:r>
      <w:r w:rsidRPr="007A4BFC">
        <w:rPr>
          <w:rFonts w:eastAsia="Times New Roman" w:cs="Calibri"/>
          <w:sz w:val="24"/>
          <w:szCs w:val="24"/>
        </w:rPr>
        <w:t xml:space="preserve"> the need for </w:t>
      </w:r>
      <w:r>
        <w:rPr>
          <w:rFonts w:eastAsia="Times New Roman" w:cs="Calibri"/>
          <w:sz w:val="24"/>
          <w:szCs w:val="24"/>
        </w:rPr>
        <w:t>conventional</w:t>
      </w:r>
      <w:r w:rsidRPr="007A4BFC">
        <w:rPr>
          <w:rFonts w:eastAsia="Times New Roman" w:cs="Calibri"/>
          <w:sz w:val="24"/>
          <w:szCs w:val="24"/>
        </w:rPr>
        <w:t xml:space="preserve"> weed management strategies (chemical, mechanical)</w:t>
      </w:r>
      <w:r>
        <w:rPr>
          <w:rFonts w:eastAsia="Times New Roman" w:cs="Calibri"/>
          <w:sz w:val="24"/>
          <w:szCs w:val="24"/>
        </w:rPr>
        <w:t xml:space="preserve">, </w:t>
      </w:r>
      <w:r w:rsidR="00CD15F0" w:rsidRPr="007A4BFC">
        <w:rPr>
          <w:rFonts w:eastAsia="Times New Roman" w:cs="Calibri"/>
          <w:sz w:val="24"/>
          <w:szCs w:val="24"/>
        </w:rPr>
        <w:t>CCs may provide</w:t>
      </w:r>
      <w:r>
        <w:rPr>
          <w:rFonts w:eastAsia="Times New Roman" w:cs="Calibri"/>
          <w:sz w:val="24"/>
          <w:szCs w:val="24"/>
        </w:rPr>
        <w:t xml:space="preserve"> opportunities</w:t>
      </w:r>
      <w:r w:rsidR="00CD15F0" w:rsidRPr="007A4BFC">
        <w:rPr>
          <w:rFonts w:eastAsia="Times New Roman" w:cs="Calibri"/>
          <w:sz w:val="24"/>
          <w:szCs w:val="24"/>
        </w:rPr>
        <w:t xml:space="preserve"> </w:t>
      </w:r>
      <w:r w:rsidR="005738C2">
        <w:rPr>
          <w:rFonts w:eastAsia="Times New Roman" w:cs="Calibri"/>
          <w:sz w:val="24"/>
          <w:szCs w:val="24"/>
        </w:rPr>
        <w:t xml:space="preserve">for </w:t>
      </w:r>
      <w:r w:rsidR="003826C8" w:rsidRPr="007A4BFC">
        <w:rPr>
          <w:rFonts w:eastAsia="Times New Roman" w:cs="Calibri"/>
          <w:sz w:val="24"/>
          <w:szCs w:val="24"/>
        </w:rPr>
        <w:t>short</w:t>
      </w:r>
      <w:r w:rsidR="00C65CEA" w:rsidRPr="007A4BFC">
        <w:rPr>
          <w:rFonts w:eastAsia="Times New Roman" w:cs="Calibri"/>
          <w:sz w:val="24"/>
          <w:szCs w:val="24"/>
        </w:rPr>
        <w:t>-</w:t>
      </w:r>
      <w:r w:rsidR="00CD15F0" w:rsidRPr="007A4BFC">
        <w:rPr>
          <w:rFonts w:eastAsia="Times New Roman" w:cs="Calibri"/>
          <w:sz w:val="24"/>
          <w:szCs w:val="24"/>
        </w:rPr>
        <w:t>term economic benefits</w:t>
      </w:r>
      <w:r w:rsidR="00F46372">
        <w:rPr>
          <w:rFonts w:eastAsia="Times New Roman" w:cs="Calibri"/>
          <w:sz w:val="24"/>
          <w:szCs w:val="24"/>
        </w:rPr>
        <w:t xml:space="preserve"> and thus incentivize their adoption</w:t>
      </w:r>
      <w:r>
        <w:rPr>
          <w:rFonts w:eastAsia="Times New Roman" w:cs="Calibri"/>
          <w:sz w:val="24"/>
          <w:szCs w:val="24"/>
        </w:rPr>
        <w:t>.</w:t>
      </w:r>
      <w:r w:rsidR="00CD15F0" w:rsidRPr="007A4BFC">
        <w:rPr>
          <w:rFonts w:eastAsia="Times New Roman" w:cs="Calibri"/>
          <w:sz w:val="24"/>
          <w:szCs w:val="24"/>
        </w:rPr>
        <w:t xml:space="preserve"> </w:t>
      </w:r>
      <w:ins w:id="6" w:author="Nichols, Virginia A" w:date="2020-02-22T20:02:00Z">
        <w:r w:rsidR="00C65CEA" w:rsidRPr="007A4BFC">
          <w:rPr>
            <w:rFonts w:eastAsia="Times New Roman" w:cs="Calibri"/>
            <w:sz w:val="24"/>
            <w:szCs w:val="24"/>
          </w:rPr>
          <w:t>C</w:t>
        </w:r>
        <w:r w:rsidR="00B30B0C" w:rsidRPr="007A4BFC">
          <w:rPr>
            <w:rFonts w:eastAsia="Times New Roman" w:cs="Calibri"/>
            <w:sz w:val="24"/>
            <w:szCs w:val="24"/>
          </w:rPr>
          <w:t>over crop</w:t>
        </w:r>
        <w:r w:rsidR="00C65CEA" w:rsidRPr="007A4BFC">
          <w:rPr>
            <w:rFonts w:eastAsia="Times New Roman" w:cs="Calibri"/>
            <w:sz w:val="24"/>
            <w:szCs w:val="24"/>
          </w:rPr>
          <w:t xml:space="preserve">s have been </w:t>
        </w:r>
        <w:r w:rsidR="003826C8" w:rsidRPr="007A4BFC">
          <w:rPr>
            <w:rFonts w:eastAsia="Times New Roman" w:cs="Calibri"/>
            <w:sz w:val="24"/>
            <w:szCs w:val="24"/>
          </w:rPr>
          <w:t xml:space="preserve">explored </w:t>
        </w:r>
        <w:r w:rsidR="00C65CEA" w:rsidRPr="007A4BFC">
          <w:rPr>
            <w:rFonts w:eastAsia="Times New Roman" w:cs="Calibri"/>
            <w:sz w:val="24"/>
            <w:szCs w:val="24"/>
          </w:rPr>
          <w:t>as a component of integrated approaches to weed management for some time</w:t>
        </w:r>
        <w:r w:rsidR="00455D13" w:rsidRPr="007A4BFC">
          <w:rPr>
            <w:rFonts w:eastAsia="Times New Roman" w:cs="Calibri"/>
            <w:sz w:val="24"/>
            <w:szCs w:val="24"/>
          </w:rPr>
          <w:t xml:space="preserve"> </w:t>
        </w:r>
        <w:r w:rsidR="00455D13" w:rsidRPr="007A4BFC">
          <w:rPr>
            <w:rFonts w:eastAsia="Times New Roman" w:cs="Calibri"/>
            <w:noProof/>
            <w:sz w:val="24"/>
            <w:szCs w:val="24"/>
          </w:rPr>
          <w:t>(Teasdale 1996; Liebman et al. 1997)</w:t>
        </w:r>
        <w:r w:rsidR="00B30B0C" w:rsidRPr="007A4BFC">
          <w:rPr>
            <w:rFonts w:eastAsia="Times New Roman" w:cs="Calibri"/>
            <w:sz w:val="24"/>
            <w:szCs w:val="24"/>
          </w:rPr>
          <w:t>.</w:t>
        </w:r>
      </w:ins>
      <w:ins w:id="7" w:author="Martinez-Feria, Rafael" w:date="2020-02-13T10:54:00Z">
        <w:r>
          <w:rPr>
            <w:rFonts w:eastAsia="Times New Roman" w:cs="Calibri"/>
            <w:sz w:val="24"/>
            <w:szCs w:val="24"/>
          </w:rPr>
          <w:t xml:space="preserve"> </w:t>
        </w:r>
      </w:ins>
      <w:commentRangeStart w:id="8"/>
      <w:del w:id="9" w:author="Martinez-Feria, Rafael" w:date="2020-02-13T10:58:00Z">
        <w:r w:rsidR="00B30B0C" w:rsidRPr="007A4BFC" w:rsidDel="00CD79DF">
          <w:rPr>
            <w:rFonts w:eastAsia="Times New Roman" w:cs="Calibri"/>
            <w:sz w:val="24"/>
            <w:szCs w:val="24"/>
          </w:rPr>
          <w:delText xml:space="preserve"> </w:delText>
        </w:r>
      </w:del>
      <w:commentRangeEnd w:id="8"/>
      <w:ins w:id="10" w:author="Martinez-Feria, Rafael" w:date="2020-02-13T10:55:00Z">
        <w:r>
          <w:rPr>
            <w:rFonts w:eastAsia="Times New Roman" w:cs="Calibri"/>
            <w:sz w:val="24"/>
            <w:szCs w:val="24"/>
          </w:rPr>
          <w:t>Previous studies have shown that</w:t>
        </w:r>
      </w:ins>
      <w:ins w:id="11" w:author="Nichols, Virginia A" w:date="2020-02-22T20:02:00Z">
        <w:r w:rsidR="00F6389D">
          <w:rPr>
            <w:rStyle w:val="CommentReference"/>
          </w:rPr>
          <w:commentReference w:id="8"/>
        </w:r>
      </w:ins>
      <w:ins w:id="12" w:author="Martinez-Feria, Rafael" w:date="2020-02-13T10:55:00Z">
        <w:r>
          <w:rPr>
            <w:rFonts w:eastAsia="Times New Roman" w:cs="Calibri"/>
            <w:sz w:val="24"/>
            <w:szCs w:val="24"/>
          </w:rPr>
          <w:t xml:space="preserve"> m</w:t>
        </w:r>
      </w:ins>
      <w:del w:id="13" w:author="Martinez-Feria, Rafael" w:date="2020-02-13T10:55:00Z">
        <w:r w:rsidR="00B30B0C" w:rsidRPr="007A4BFC" w:rsidDel="00CD79DF">
          <w:rPr>
            <w:rFonts w:eastAsia="Times New Roman" w:cs="Calibri"/>
            <w:sz w:val="24"/>
            <w:szCs w:val="24"/>
          </w:rPr>
          <w:delText>M</w:delText>
        </w:r>
      </w:del>
      <w:ins w:id="14" w:author="Nichols, Virginia A" w:date="2020-02-22T20:02:00Z">
        <w:r w:rsidR="003826C8" w:rsidRPr="007A4BFC">
          <w:rPr>
            <w:rFonts w:eastAsia="Times New Roman" w:cs="Calibri"/>
            <w:sz w:val="24"/>
            <w:szCs w:val="24"/>
          </w:rPr>
          <w:t xml:space="preserve">anaging CCs such that they replace weed control costs of chemical- or tillage-based methods can </w:t>
        </w:r>
        <w:r w:rsidR="00B30B0C" w:rsidRPr="007A4BFC">
          <w:rPr>
            <w:rFonts w:eastAsia="Times New Roman" w:cs="Calibri"/>
            <w:sz w:val="24"/>
            <w:szCs w:val="24"/>
          </w:rPr>
          <w:t>offset CC establishment costs</w:t>
        </w:r>
        <w:r w:rsidR="003826C8" w:rsidRPr="007A4BFC">
          <w:rPr>
            <w:rFonts w:eastAsia="Times New Roman" w:cs="Calibri"/>
            <w:sz w:val="24"/>
            <w:szCs w:val="24"/>
          </w:rPr>
          <w:t xml:space="preserve"> </w:t>
        </w:r>
        <w:r w:rsidR="00CD15F0" w:rsidRPr="007A4BFC">
          <w:rPr>
            <w:rFonts w:eastAsia="Times New Roman" w:cs="Calibri"/>
            <w:sz w:val="24"/>
            <w:szCs w:val="24"/>
          </w:rPr>
          <w:t xml:space="preserve">under certain circumstances </w:t>
        </w:r>
        <w:r w:rsidR="00455D13" w:rsidRPr="007A4BFC">
          <w:rPr>
            <w:rFonts w:eastAsia="Times New Roman" w:cs="Calibri"/>
            <w:noProof/>
            <w:sz w:val="24"/>
            <w:szCs w:val="24"/>
          </w:rPr>
          <w:t xml:space="preserve">(Mischler et al. </w:t>
        </w:r>
        <w:proofErr w:type="gramStart"/>
        <w:r w:rsidR="00455D13" w:rsidRPr="007A4BFC">
          <w:rPr>
            <w:rFonts w:eastAsia="Times New Roman" w:cs="Calibri"/>
            <w:noProof/>
            <w:sz w:val="24"/>
            <w:szCs w:val="24"/>
          </w:rPr>
          <w:t>2010)</w:t>
        </w:r>
        <w:r w:rsidR="00A2057F" w:rsidRPr="007A4BFC">
          <w:rPr>
            <w:rFonts w:eastAsia="Times New Roman" w:cs="Calibri"/>
            <w:sz w:val="24"/>
            <w:szCs w:val="24"/>
          </w:rPr>
          <w:t>(</w:t>
        </w:r>
        <w:proofErr w:type="spellStart"/>
        <w:proofErr w:type="gramEnd"/>
        <w:r w:rsidR="00A2057F" w:rsidRPr="007A4BFC">
          <w:rPr>
            <w:rFonts w:eastAsia="Times New Roman" w:cs="Calibri"/>
            <w:color w:val="FF0000"/>
            <w:sz w:val="24"/>
            <w:szCs w:val="24"/>
          </w:rPr>
          <w:t>Gailans</w:t>
        </w:r>
        <w:proofErr w:type="spellEnd"/>
        <w:r w:rsidR="00A2057F" w:rsidRPr="007A4BFC">
          <w:rPr>
            <w:rFonts w:eastAsia="Times New Roman" w:cs="Calibri"/>
            <w:color w:val="FF0000"/>
            <w:sz w:val="24"/>
            <w:szCs w:val="24"/>
          </w:rPr>
          <w:t xml:space="preserve"> and Haley(?) 2018</w:t>
        </w:r>
        <w:r w:rsidR="00A2057F" w:rsidRPr="007A4BFC">
          <w:rPr>
            <w:rFonts w:eastAsia="Times New Roman" w:cs="Calibri"/>
            <w:sz w:val="24"/>
            <w:szCs w:val="24"/>
          </w:rPr>
          <w:t>)</w:t>
        </w:r>
        <w:r w:rsidR="00CD15F0" w:rsidRPr="007A4BFC">
          <w:rPr>
            <w:rFonts w:eastAsia="Times New Roman" w:cs="Calibri"/>
            <w:sz w:val="24"/>
            <w:szCs w:val="24"/>
          </w:rPr>
          <w:t xml:space="preserve">. </w:t>
        </w:r>
      </w:ins>
      <w:del w:id="15" w:author="Martinez-Feria, Rafael" w:date="2020-02-13T10:59:00Z">
        <w:r w:rsidR="00C65CEA" w:rsidRPr="007A4BFC" w:rsidDel="00CD79DF">
          <w:rPr>
            <w:rFonts w:eastAsia="Times New Roman" w:cs="Calibri"/>
            <w:sz w:val="24"/>
            <w:szCs w:val="24"/>
          </w:rPr>
          <w:delText>Additionally</w:delText>
        </w:r>
      </w:del>
      <w:ins w:id="16" w:author="Martinez-Feria, Rafael" w:date="2020-02-13T10:59:00Z">
        <w:r>
          <w:rPr>
            <w:rFonts w:eastAsia="Times New Roman" w:cs="Calibri"/>
            <w:sz w:val="24"/>
            <w:szCs w:val="24"/>
          </w:rPr>
          <w:t>These considerations are becoming more relevant</w:t>
        </w:r>
      </w:ins>
      <w:ins w:id="17" w:author="Nichols, Virginia A" w:date="2020-02-22T20:02:00Z">
        <w:r w:rsidR="00C65CEA" w:rsidRPr="007A4BFC">
          <w:rPr>
            <w:rFonts w:eastAsia="Times New Roman" w:cs="Calibri"/>
            <w:sz w:val="24"/>
            <w:szCs w:val="24"/>
          </w:rPr>
          <w:t xml:space="preserve">, </w:t>
        </w:r>
      </w:ins>
      <w:del w:id="18" w:author="Martinez-Feria, Rafael" w:date="2020-02-13T10:59:00Z">
        <w:r w:rsidR="00C65CEA" w:rsidRPr="007A4BFC" w:rsidDel="00CD79DF">
          <w:rPr>
            <w:rFonts w:eastAsia="Times New Roman" w:cs="Calibri"/>
            <w:sz w:val="24"/>
            <w:szCs w:val="24"/>
          </w:rPr>
          <w:delText>g</w:delText>
        </w:r>
        <w:r w:rsidR="00CD15F0" w:rsidRPr="007A4BFC" w:rsidDel="00CD79DF">
          <w:rPr>
            <w:rFonts w:eastAsia="Times New Roman" w:cs="Calibri"/>
            <w:sz w:val="24"/>
            <w:szCs w:val="24"/>
          </w:rPr>
          <w:delText>iven</w:delText>
        </w:r>
      </w:del>
      <w:ins w:id="19" w:author="Martinez-Feria, Rafael" w:date="2020-02-13T10:59:00Z">
        <w:r>
          <w:rPr>
            <w:rFonts w:eastAsia="Times New Roman" w:cs="Calibri"/>
            <w:sz w:val="24"/>
            <w:szCs w:val="24"/>
          </w:rPr>
          <w:t>as</w:t>
        </w:r>
      </w:ins>
      <w:ins w:id="20" w:author="Nichols, Virginia A" w:date="2020-02-22T20:02:00Z">
        <w:r w:rsidR="00CD15F0" w:rsidRPr="007A4BFC">
          <w:rPr>
            <w:rFonts w:eastAsia="Times New Roman" w:cs="Calibri"/>
            <w:sz w:val="24"/>
            <w:szCs w:val="24"/>
          </w:rPr>
          <w:t xml:space="preserve"> the threat posed by </w:t>
        </w:r>
      </w:ins>
      <w:ins w:id="21" w:author="Martinez-Feria, Rafael" w:date="2020-02-13T10:48:00Z">
        <w:r w:rsidR="00F46372">
          <w:rPr>
            <w:rFonts w:eastAsia="Times New Roman" w:cs="Calibri"/>
            <w:sz w:val="24"/>
            <w:szCs w:val="24"/>
          </w:rPr>
          <w:t xml:space="preserve">the proliferation of </w:t>
        </w:r>
      </w:ins>
      <w:ins w:id="22" w:author="Nichols, Virginia A" w:date="2020-02-22T20:02:00Z">
        <w:r w:rsidR="00CD15F0" w:rsidRPr="007A4BFC">
          <w:rPr>
            <w:rFonts w:eastAsia="Times New Roman" w:cs="Calibri"/>
            <w:sz w:val="24"/>
            <w:szCs w:val="24"/>
          </w:rPr>
          <w:t>herbicide-resistant weeds</w:t>
        </w:r>
      </w:ins>
      <w:ins w:id="23" w:author="Martinez-Feria, Rafael" w:date="2020-02-13T10:48:00Z">
        <w:r w:rsidR="00F46372">
          <w:rPr>
            <w:rFonts w:eastAsia="Times New Roman" w:cs="Calibri"/>
            <w:sz w:val="24"/>
            <w:szCs w:val="24"/>
          </w:rPr>
          <w:t xml:space="preserve"> </w:t>
        </w:r>
      </w:ins>
      <w:ins w:id="24" w:author="Martinez-Feria, Rafael" w:date="2020-02-13T11:41:00Z">
        <w:r w:rsidR="00935575">
          <w:rPr>
            <w:rFonts w:eastAsia="Times New Roman" w:cs="Calibri"/>
            <w:sz w:val="24"/>
            <w:szCs w:val="24"/>
          </w:rPr>
          <w:t xml:space="preserve">increases </w:t>
        </w:r>
      </w:ins>
      <w:ins w:id="25" w:author="Martinez-Feria, Rafael" w:date="2020-02-13T10:48:00Z">
        <w:r w:rsidR="00F46372">
          <w:rPr>
            <w:rFonts w:eastAsia="Times New Roman" w:cs="Calibri"/>
            <w:sz w:val="24"/>
            <w:szCs w:val="24"/>
          </w:rPr>
          <w:t>in the region</w:t>
        </w:r>
      </w:ins>
      <w:del w:id="26" w:author="Martinez-Feria, Rafael" w:date="2020-02-13T11:00:00Z">
        <w:r w:rsidR="00CD15F0" w:rsidRPr="007A4BFC" w:rsidDel="00CD79DF">
          <w:rPr>
            <w:rFonts w:eastAsia="Times New Roman" w:cs="Calibri"/>
            <w:sz w:val="24"/>
            <w:szCs w:val="24"/>
          </w:rPr>
          <w:delText xml:space="preserve">, CCs </w:delText>
        </w:r>
      </w:del>
      <w:del w:id="27" w:author="Martinez-Feria, Rafael" w:date="2020-02-13T10:48:00Z">
        <w:r w:rsidR="00CD15F0" w:rsidRPr="007A4BFC" w:rsidDel="00F46372">
          <w:rPr>
            <w:rFonts w:eastAsia="Times New Roman" w:cs="Calibri"/>
            <w:sz w:val="24"/>
            <w:szCs w:val="24"/>
          </w:rPr>
          <w:delText xml:space="preserve">may </w:delText>
        </w:r>
      </w:del>
      <w:del w:id="28" w:author="Martinez-Feria, Rafael" w:date="2020-02-13T11:00:00Z">
        <w:r w:rsidR="00CD15F0" w:rsidRPr="007A4BFC" w:rsidDel="00CD79DF">
          <w:rPr>
            <w:rFonts w:eastAsia="Times New Roman" w:cs="Calibri"/>
            <w:sz w:val="24"/>
            <w:szCs w:val="24"/>
          </w:rPr>
          <w:delText>become a requisite strategy in their management</w:delText>
        </w:r>
      </w:del>
      <w:ins w:id="29" w:author="Nichols, Virginia A" w:date="2020-02-22T20:02:00Z">
        <w:r w:rsidR="00455D13" w:rsidRPr="007A4BFC">
          <w:rPr>
            <w:rFonts w:eastAsia="Times New Roman" w:cs="Calibri"/>
            <w:sz w:val="24"/>
            <w:szCs w:val="24"/>
          </w:rPr>
          <w:t xml:space="preserve"> </w:t>
        </w:r>
        <w:r w:rsidR="00DD7A86" w:rsidRPr="007A4BFC">
          <w:rPr>
            <w:rFonts w:eastAsia="Times New Roman" w:cs="Calibri"/>
            <w:noProof/>
            <w:sz w:val="24"/>
            <w:szCs w:val="24"/>
          </w:rPr>
          <w:t>(Cholette et al. 2018)</w:t>
        </w:r>
        <w:r w:rsidR="00455D13" w:rsidRPr="007A4BFC">
          <w:rPr>
            <w:rFonts w:eastAsia="Times New Roman" w:cs="Calibri"/>
            <w:noProof/>
            <w:sz w:val="24"/>
            <w:szCs w:val="24"/>
          </w:rPr>
          <w:t>(Price et al. 2011; Wallace et al. 2019)</w:t>
        </w:r>
        <w:r w:rsidR="00455D13" w:rsidRPr="007A4BFC">
          <w:rPr>
            <w:rFonts w:eastAsia="Times New Roman" w:cs="Calibri"/>
            <w:sz w:val="24"/>
            <w:szCs w:val="24"/>
          </w:rPr>
          <w:t>.</w:t>
        </w:r>
      </w:ins>
      <w:ins w:id="30" w:author="Martinez-Feria, Rafael" w:date="2020-02-13T10:56:00Z">
        <w:r>
          <w:rPr>
            <w:rFonts w:eastAsia="Times New Roman" w:cs="Calibri"/>
            <w:sz w:val="24"/>
            <w:szCs w:val="24"/>
          </w:rPr>
          <w:t xml:space="preserve"> </w:t>
        </w:r>
      </w:ins>
      <w:ins w:id="31" w:author="Martinez-Feria, Rafael" w:date="2020-02-13T11:09:00Z">
        <w:r w:rsidR="00161071">
          <w:rPr>
            <w:rFonts w:eastAsia="Times New Roman" w:cs="Calibri"/>
            <w:sz w:val="24"/>
            <w:szCs w:val="24"/>
          </w:rPr>
          <w:t xml:space="preserve">Therefore, </w:t>
        </w:r>
      </w:ins>
      <w:ins w:id="32" w:author="Martinez-Feria, Rafael" w:date="2020-02-13T11:11:00Z">
        <w:r w:rsidR="009212CD">
          <w:rPr>
            <w:rFonts w:eastAsia="Times New Roman" w:cs="Calibri"/>
            <w:sz w:val="24"/>
            <w:szCs w:val="24"/>
          </w:rPr>
          <w:t xml:space="preserve">a better </w:t>
        </w:r>
      </w:ins>
      <w:ins w:id="33" w:author="Martinez-Feria, Rafael" w:date="2020-02-13T11:10:00Z">
        <w:r w:rsidR="00161071">
          <w:rPr>
            <w:rFonts w:eastAsia="Times New Roman" w:cs="Calibri"/>
            <w:sz w:val="24"/>
            <w:szCs w:val="24"/>
          </w:rPr>
          <w:t xml:space="preserve">understanding </w:t>
        </w:r>
      </w:ins>
      <w:ins w:id="34" w:author="Martinez-Feria, Rafael" w:date="2020-02-13T11:11:00Z">
        <w:r w:rsidR="009212CD">
          <w:rPr>
            <w:rFonts w:eastAsia="Times New Roman" w:cs="Calibri"/>
            <w:sz w:val="24"/>
            <w:szCs w:val="24"/>
          </w:rPr>
          <w:t xml:space="preserve">the </w:t>
        </w:r>
      </w:ins>
      <w:ins w:id="35" w:author="Martinez-Feria, Rafael" w:date="2020-02-13T11:10:00Z">
        <w:r w:rsidR="00161071">
          <w:rPr>
            <w:rFonts w:eastAsia="Times New Roman" w:cs="Calibri"/>
            <w:sz w:val="24"/>
            <w:szCs w:val="24"/>
          </w:rPr>
          <w:t xml:space="preserve">potential </w:t>
        </w:r>
      </w:ins>
      <w:ins w:id="36" w:author="Martinez-Feria, Rafael" w:date="2020-02-13T11:13:00Z">
        <w:r w:rsidR="009212CD">
          <w:rPr>
            <w:rFonts w:eastAsia="Times New Roman" w:cs="Calibri"/>
            <w:sz w:val="24"/>
            <w:szCs w:val="24"/>
          </w:rPr>
          <w:t xml:space="preserve">contribution </w:t>
        </w:r>
      </w:ins>
      <w:ins w:id="37" w:author="Martinez-Feria, Rafael" w:date="2020-02-13T11:10:00Z">
        <w:r w:rsidR="00161071">
          <w:rPr>
            <w:rFonts w:eastAsia="Times New Roman" w:cs="Calibri"/>
            <w:sz w:val="24"/>
            <w:szCs w:val="24"/>
          </w:rPr>
          <w:t>of CC</w:t>
        </w:r>
      </w:ins>
      <w:ins w:id="38" w:author="Martinez-Feria, Rafael" w:date="2020-02-13T11:11:00Z">
        <w:r w:rsidR="009212CD">
          <w:rPr>
            <w:rFonts w:eastAsia="Times New Roman" w:cs="Calibri"/>
            <w:sz w:val="24"/>
            <w:szCs w:val="24"/>
          </w:rPr>
          <w:t>s</w:t>
        </w:r>
      </w:ins>
      <w:ins w:id="39" w:author="Martinez-Feria, Rafael" w:date="2020-02-13T11:10:00Z">
        <w:r w:rsidR="00161071">
          <w:rPr>
            <w:rFonts w:eastAsia="Times New Roman" w:cs="Calibri"/>
            <w:sz w:val="24"/>
            <w:szCs w:val="24"/>
          </w:rPr>
          <w:t xml:space="preserve"> </w:t>
        </w:r>
      </w:ins>
      <w:ins w:id="40" w:author="Martinez-Feria, Rafael" w:date="2020-02-13T11:13:00Z">
        <w:r w:rsidR="009212CD">
          <w:rPr>
            <w:rFonts w:eastAsia="Times New Roman" w:cs="Calibri"/>
            <w:sz w:val="24"/>
            <w:szCs w:val="24"/>
          </w:rPr>
          <w:t>to</w:t>
        </w:r>
      </w:ins>
      <w:ins w:id="41" w:author="Martinez-Feria, Rafael" w:date="2020-02-13T11:12:00Z">
        <w:r w:rsidR="009212CD">
          <w:rPr>
            <w:rFonts w:eastAsia="Times New Roman" w:cs="Calibri"/>
            <w:sz w:val="24"/>
            <w:szCs w:val="24"/>
          </w:rPr>
          <w:t xml:space="preserve"> weed</w:t>
        </w:r>
      </w:ins>
      <w:ins w:id="42" w:author="Martinez-Feria, Rafael" w:date="2020-02-13T11:11:00Z">
        <w:r w:rsidR="009212CD">
          <w:rPr>
            <w:rFonts w:eastAsia="Times New Roman" w:cs="Calibri"/>
            <w:sz w:val="24"/>
            <w:szCs w:val="24"/>
          </w:rPr>
          <w:t xml:space="preserve"> </w:t>
        </w:r>
      </w:ins>
      <w:ins w:id="43" w:author="Martinez-Feria, Rafael" w:date="2020-02-13T11:10:00Z">
        <w:r w:rsidR="00161071">
          <w:rPr>
            <w:rFonts w:eastAsia="Times New Roman" w:cs="Calibri"/>
            <w:sz w:val="24"/>
            <w:szCs w:val="24"/>
          </w:rPr>
          <w:t>mana</w:t>
        </w:r>
      </w:ins>
      <w:ins w:id="44" w:author="Martinez-Feria, Rafael" w:date="2020-02-13T11:11:00Z">
        <w:r w:rsidR="00161071">
          <w:rPr>
            <w:rFonts w:eastAsia="Times New Roman" w:cs="Calibri"/>
            <w:sz w:val="24"/>
            <w:szCs w:val="24"/>
          </w:rPr>
          <w:t xml:space="preserve">gement </w:t>
        </w:r>
      </w:ins>
      <w:ins w:id="45" w:author="Martinez-Feria, Rafael" w:date="2020-02-13T11:12:00Z">
        <w:r w:rsidR="009212CD">
          <w:rPr>
            <w:rFonts w:eastAsia="Times New Roman" w:cs="Calibri"/>
            <w:sz w:val="24"/>
            <w:szCs w:val="24"/>
          </w:rPr>
          <w:t>i</w:t>
        </w:r>
      </w:ins>
      <w:ins w:id="46" w:author="Martinez-Feria, Rafael" w:date="2020-02-13T11:41:00Z">
        <w:r w:rsidR="00935575">
          <w:rPr>
            <w:rFonts w:eastAsia="Times New Roman" w:cs="Calibri"/>
            <w:sz w:val="24"/>
            <w:szCs w:val="24"/>
          </w:rPr>
          <w:t>n</w:t>
        </w:r>
      </w:ins>
      <w:ins w:id="47" w:author="Martinez-Feria, Rafael" w:date="2020-02-13T11:12:00Z">
        <w:r w:rsidR="009212CD">
          <w:rPr>
            <w:rFonts w:eastAsia="Times New Roman" w:cs="Calibri"/>
            <w:sz w:val="24"/>
            <w:szCs w:val="24"/>
          </w:rPr>
          <w:t xml:space="preserve"> the </w:t>
        </w:r>
      </w:ins>
      <w:ins w:id="48" w:author="Martinez-Feria, Rafael" w:date="2020-02-13T11:14:00Z">
        <w:r w:rsidR="009212CD">
          <w:rPr>
            <w:rFonts w:eastAsia="Times New Roman" w:cs="Calibri"/>
            <w:sz w:val="24"/>
            <w:szCs w:val="24"/>
          </w:rPr>
          <w:t>US Corn Belt is</w:t>
        </w:r>
      </w:ins>
      <w:ins w:id="49" w:author="Martinez-Feria, Rafael" w:date="2020-02-13T11:12:00Z">
        <w:r w:rsidR="009212CD">
          <w:rPr>
            <w:rFonts w:eastAsia="Times New Roman" w:cs="Calibri"/>
            <w:sz w:val="24"/>
            <w:szCs w:val="24"/>
          </w:rPr>
          <w:t xml:space="preserve"> needed</w:t>
        </w:r>
      </w:ins>
      <w:ins w:id="50" w:author="Martinez-Feria, Rafael" w:date="2020-02-13T11:14:00Z">
        <w:r w:rsidR="009212CD">
          <w:rPr>
            <w:rFonts w:eastAsia="Times New Roman" w:cs="Calibri"/>
            <w:sz w:val="24"/>
            <w:szCs w:val="24"/>
          </w:rPr>
          <w:t>.</w:t>
        </w:r>
      </w:ins>
      <w:ins w:id="51" w:author="Martinez-Feria, Rafael" w:date="2020-02-13T11:12:00Z">
        <w:r w:rsidR="009212CD">
          <w:rPr>
            <w:rFonts w:eastAsia="Times New Roman" w:cs="Calibri"/>
            <w:sz w:val="24"/>
            <w:szCs w:val="24"/>
          </w:rPr>
          <w:t xml:space="preserve"> </w:t>
        </w:r>
      </w:ins>
      <w:ins w:id="52" w:author="Martinez-Feria, Rafael" w:date="2020-02-13T11:11:00Z">
        <w:r w:rsidR="00161071">
          <w:rPr>
            <w:rFonts w:eastAsia="Times New Roman" w:cs="Calibri"/>
            <w:sz w:val="24"/>
            <w:szCs w:val="24"/>
          </w:rPr>
          <w:t xml:space="preserve"> </w:t>
        </w:r>
      </w:ins>
    </w:p>
    <w:p w14:paraId="0EA7FB87" w14:textId="77777777" w:rsidR="00CD15F0" w:rsidRPr="007A4BFC" w:rsidRDefault="00CD15F0" w:rsidP="00B30B0C">
      <w:pPr>
        <w:shd w:val="clear" w:color="auto" w:fill="FFFFFF"/>
        <w:spacing w:after="0" w:line="360" w:lineRule="auto"/>
        <w:rPr>
          <w:ins w:id="53" w:author="Nichols, Virginia A" w:date="2020-02-22T20:02:00Z"/>
          <w:rFonts w:eastAsia="Times New Roman" w:cs="Calibri"/>
          <w:sz w:val="24"/>
          <w:szCs w:val="24"/>
        </w:rPr>
      </w:pPr>
    </w:p>
    <w:p w14:paraId="5D6933FF" w14:textId="4C1A119E" w:rsidR="00A55851" w:rsidRPr="007A4BFC" w:rsidRDefault="00E7507D" w:rsidP="00B30B0C">
      <w:pPr>
        <w:shd w:val="clear" w:color="auto" w:fill="FFFFFF"/>
        <w:spacing w:after="0" w:line="360" w:lineRule="auto"/>
        <w:rPr>
          <w:ins w:id="54" w:author="Nichols, Virginia A" w:date="2020-02-22T20:02:00Z"/>
          <w:rFonts w:eastAsia="Times New Roman" w:cs="Calibri"/>
          <w:sz w:val="24"/>
          <w:szCs w:val="24"/>
        </w:rPr>
      </w:pPr>
      <w:r w:rsidRPr="007A4BFC">
        <w:rPr>
          <w:rFonts w:eastAsia="Times New Roman" w:cs="Calibri"/>
          <w:sz w:val="24"/>
          <w:szCs w:val="24"/>
        </w:rPr>
        <w:lastRenderedPageBreak/>
        <w:t>R</w:t>
      </w:r>
      <w:r w:rsidR="00C65CEA" w:rsidRPr="007A4BFC">
        <w:rPr>
          <w:rFonts w:eastAsia="Times New Roman" w:cs="Calibri"/>
          <w:sz w:val="24"/>
          <w:szCs w:val="24"/>
        </w:rPr>
        <w:t>ecent global meta-analyses have shown</w:t>
      </w:r>
      <w:r w:rsidR="00161071">
        <w:rPr>
          <w:rFonts w:eastAsia="Times New Roman" w:cs="Calibri"/>
          <w:sz w:val="24"/>
          <w:szCs w:val="24"/>
        </w:rPr>
        <w:t xml:space="preserve"> that</w:t>
      </w:r>
      <w:r w:rsidR="00C65CEA" w:rsidRPr="007A4BFC">
        <w:rPr>
          <w:rFonts w:eastAsia="Times New Roman" w:cs="Calibri"/>
          <w:sz w:val="24"/>
          <w:szCs w:val="24"/>
        </w:rPr>
        <w:t xml:space="preserve"> </w:t>
      </w:r>
      <w:r w:rsidR="00161071">
        <w:rPr>
          <w:rFonts w:eastAsia="Times New Roman" w:cs="Calibri"/>
          <w:sz w:val="24"/>
          <w:szCs w:val="24"/>
        </w:rPr>
        <w:t xml:space="preserve">crop </w:t>
      </w:r>
      <w:r w:rsidR="00C65CEA" w:rsidRPr="007A4BFC">
        <w:rPr>
          <w:rFonts w:eastAsia="Times New Roman" w:cs="Calibri"/>
          <w:sz w:val="24"/>
          <w:szCs w:val="24"/>
        </w:rPr>
        <w:t xml:space="preserve">diversification </w:t>
      </w:r>
      <w:r w:rsidR="00161071">
        <w:rPr>
          <w:rFonts w:eastAsia="Times New Roman" w:cs="Calibri"/>
          <w:sz w:val="24"/>
          <w:szCs w:val="24"/>
        </w:rPr>
        <w:t xml:space="preserve">in general </w:t>
      </w:r>
      <w:r w:rsidR="00455D13" w:rsidRPr="007A4BFC">
        <w:rPr>
          <w:rFonts w:eastAsia="Times New Roman" w:cs="Calibri"/>
          <w:noProof/>
          <w:sz w:val="24"/>
          <w:szCs w:val="24"/>
        </w:rPr>
        <w:t>(Weisberger et al. 2019)</w:t>
      </w:r>
      <w:r w:rsidR="00455D13" w:rsidRPr="007A4BFC">
        <w:rPr>
          <w:rFonts w:eastAsia="Times New Roman" w:cs="Calibri"/>
          <w:sz w:val="24"/>
          <w:szCs w:val="24"/>
        </w:rPr>
        <w:t xml:space="preserve"> </w:t>
      </w:r>
      <w:r w:rsidR="00C65CEA" w:rsidRPr="007A4BFC">
        <w:rPr>
          <w:rFonts w:eastAsia="Times New Roman" w:cs="Calibri"/>
          <w:sz w:val="24"/>
          <w:szCs w:val="24"/>
        </w:rPr>
        <w:t xml:space="preserve">and CCs </w:t>
      </w:r>
      <w:r w:rsidR="00161071">
        <w:rPr>
          <w:rFonts w:eastAsia="Times New Roman" w:cs="Calibri"/>
          <w:sz w:val="24"/>
          <w:szCs w:val="24"/>
        </w:rPr>
        <w:t xml:space="preserve">specifically </w:t>
      </w:r>
      <w:r w:rsidR="00C059FC" w:rsidRPr="007A4BFC">
        <w:rPr>
          <w:rFonts w:eastAsia="Times New Roman" w:cs="Calibri"/>
          <w:noProof/>
          <w:sz w:val="24"/>
          <w:szCs w:val="24"/>
        </w:rPr>
        <w:t>(Osipitan et al. 2018)</w:t>
      </w:r>
      <w:r w:rsidR="00C65CEA" w:rsidRPr="007A4BFC">
        <w:rPr>
          <w:rFonts w:eastAsia="Times New Roman" w:cs="Calibri"/>
          <w:sz w:val="24"/>
          <w:szCs w:val="24"/>
        </w:rPr>
        <w:t xml:space="preserve"> can </w:t>
      </w:r>
      <w:r w:rsidR="00161071">
        <w:rPr>
          <w:rFonts w:eastAsia="Times New Roman" w:cs="Calibri"/>
          <w:sz w:val="24"/>
          <w:szCs w:val="24"/>
        </w:rPr>
        <w:t>help suppress</w:t>
      </w:r>
      <w:r w:rsidR="00161071" w:rsidRPr="007A4BFC">
        <w:rPr>
          <w:rFonts w:eastAsia="Times New Roman" w:cs="Calibri"/>
          <w:sz w:val="24"/>
          <w:szCs w:val="24"/>
        </w:rPr>
        <w:t xml:space="preserve"> </w:t>
      </w:r>
      <w:r w:rsidR="00C65CEA" w:rsidRPr="007A4BFC">
        <w:rPr>
          <w:rFonts w:eastAsia="Times New Roman" w:cs="Calibri"/>
          <w:sz w:val="24"/>
          <w:szCs w:val="24"/>
        </w:rPr>
        <w:t>weed</w:t>
      </w:r>
      <w:r w:rsidR="00161071">
        <w:rPr>
          <w:rFonts w:eastAsia="Times New Roman" w:cs="Calibri"/>
          <w:sz w:val="24"/>
          <w:szCs w:val="24"/>
        </w:rPr>
        <w:t>s</w:t>
      </w:r>
      <w:r w:rsidR="00C65CEA" w:rsidRPr="007A4BFC">
        <w:rPr>
          <w:rFonts w:eastAsia="Times New Roman" w:cs="Calibri"/>
          <w:sz w:val="24"/>
          <w:szCs w:val="24"/>
        </w:rPr>
        <w:t xml:space="preserve"> in a range of production systems</w:t>
      </w:r>
      <w:r w:rsidR="00A55851" w:rsidRPr="007A4BFC">
        <w:rPr>
          <w:rFonts w:eastAsia="Times New Roman" w:cs="Calibri"/>
          <w:sz w:val="24"/>
          <w:szCs w:val="24"/>
        </w:rPr>
        <w:t xml:space="preserve">. However, </w:t>
      </w:r>
      <w:r w:rsidR="00C65CEA" w:rsidRPr="007A4BFC">
        <w:rPr>
          <w:rFonts w:eastAsia="Times New Roman" w:cs="Calibri"/>
          <w:sz w:val="24"/>
          <w:szCs w:val="24"/>
        </w:rPr>
        <w:t>the maize</w:t>
      </w:r>
      <w:r w:rsidR="00E6424F" w:rsidRPr="007A4BFC">
        <w:rPr>
          <w:rFonts w:eastAsia="Times New Roman" w:cs="Calibri"/>
          <w:sz w:val="24"/>
          <w:szCs w:val="24"/>
        </w:rPr>
        <w:t xml:space="preserve"> (</w:t>
      </w:r>
      <w:proofErr w:type="spellStart"/>
      <w:r w:rsidR="00E6424F" w:rsidRPr="007A4BFC">
        <w:rPr>
          <w:rFonts w:eastAsia="Times New Roman" w:cs="Calibri"/>
          <w:i/>
          <w:iCs/>
          <w:sz w:val="24"/>
          <w:szCs w:val="24"/>
        </w:rPr>
        <w:t>Zea</w:t>
      </w:r>
      <w:proofErr w:type="spellEnd"/>
      <w:r w:rsidR="00E6424F" w:rsidRPr="007A4BFC">
        <w:rPr>
          <w:rFonts w:eastAsia="Times New Roman" w:cs="Calibri"/>
          <w:i/>
          <w:iCs/>
          <w:sz w:val="24"/>
          <w:szCs w:val="24"/>
        </w:rPr>
        <w:t xml:space="preserve"> mays</w:t>
      </w:r>
      <w:r w:rsidR="00E6424F" w:rsidRPr="007A4BFC">
        <w:rPr>
          <w:rFonts w:eastAsia="Times New Roman" w:cs="Calibri"/>
          <w:sz w:val="24"/>
          <w:szCs w:val="24"/>
        </w:rPr>
        <w:t>)</w:t>
      </w:r>
      <w:r w:rsidR="00C65CEA" w:rsidRPr="007A4BFC">
        <w:rPr>
          <w:rFonts w:eastAsia="Times New Roman" w:cs="Calibri"/>
          <w:sz w:val="24"/>
          <w:szCs w:val="24"/>
        </w:rPr>
        <w:t>-soybean</w:t>
      </w:r>
      <w:r w:rsidR="00E6424F" w:rsidRPr="007A4BFC">
        <w:rPr>
          <w:rFonts w:eastAsia="Times New Roman" w:cs="Calibri"/>
          <w:sz w:val="24"/>
          <w:szCs w:val="24"/>
        </w:rPr>
        <w:t xml:space="preserve"> (</w:t>
      </w:r>
      <w:r w:rsidR="00E6424F" w:rsidRPr="007A4BFC">
        <w:rPr>
          <w:rFonts w:eastAsia="Times New Roman" w:cs="Calibri"/>
          <w:i/>
          <w:iCs/>
          <w:sz w:val="24"/>
          <w:szCs w:val="24"/>
        </w:rPr>
        <w:t>Glycine max</w:t>
      </w:r>
      <w:r w:rsidR="00E6424F" w:rsidRPr="007A4BFC">
        <w:rPr>
          <w:rFonts w:eastAsia="Times New Roman" w:cs="Calibri"/>
          <w:sz w:val="24"/>
          <w:szCs w:val="24"/>
        </w:rPr>
        <w:t>)</w:t>
      </w:r>
      <w:r w:rsidR="00C65CEA" w:rsidRPr="007A4BFC">
        <w:rPr>
          <w:rFonts w:eastAsia="Times New Roman" w:cs="Calibri"/>
          <w:sz w:val="24"/>
          <w:szCs w:val="24"/>
        </w:rPr>
        <w:t xml:space="preserve"> production system </w:t>
      </w:r>
      <w:r w:rsidR="00A55851" w:rsidRPr="007A4BFC">
        <w:rPr>
          <w:rFonts w:eastAsia="Times New Roman" w:cs="Calibri"/>
          <w:sz w:val="24"/>
          <w:szCs w:val="24"/>
        </w:rPr>
        <w:t>u</w:t>
      </w:r>
      <w:r w:rsidR="00C65CEA" w:rsidRPr="007A4BFC">
        <w:rPr>
          <w:rFonts w:eastAsia="Times New Roman" w:cs="Calibri"/>
          <w:sz w:val="24"/>
          <w:szCs w:val="24"/>
        </w:rPr>
        <w:t>biquitous in the US Corn Bel</w:t>
      </w:r>
      <w:r w:rsidR="00E574C7">
        <w:rPr>
          <w:rFonts w:eastAsia="Times New Roman" w:cs="Calibri"/>
          <w:sz w:val="24"/>
          <w:szCs w:val="24"/>
        </w:rPr>
        <w:t>t</w:t>
      </w:r>
      <w:r w:rsidR="00C65CEA" w:rsidRPr="007A4BFC">
        <w:rPr>
          <w:rFonts w:eastAsia="Times New Roman" w:cs="Calibri"/>
          <w:sz w:val="24"/>
          <w:szCs w:val="24"/>
        </w:rPr>
        <w:t xml:space="preserve"> merits specific consideration</w:t>
      </w:r>
      <w:r w:rsidR="00A55851" w:rsidRPr="007A4BFC">
        <w:rPr>
          <w:rFonts w:eastAsia="Times New Roman" w:cs="Calibri"/>
          <w:sz w:val="24"/>
          <w:szCs w:val="24"/>
        </w:rPr>
        <w:t>, as c</w:t>
      </w:r>
      <w:r w:rsidR="00C65CEA" w:rsidRPr="007A4BFC">
        <w:rPr>
          <w:rFonts w:eastAsia="Times New Roman" w:cs="Calibri"/>
          <w:sz w:val="24"/>
          <w:szCs w:val="24"/>
        </w:rPr>
        <w:t xml:space="preserve">ontext-specific analyses can offer </w:t>
      </w:r>
      <w:r w:rsidR="00161071">
        <w:rPr>
          <w:rFonts w:eastAsia="Times New Roman" w:cs="Calibri"/>
          <w:sz w:val="24"/>
          <w:szCs w:val="24"/>
        </w:rPr>
        <w:t xml:space="preserve">additional </w:t>
      </w:r>
      <w:r w:rsidR="00C65CEA" w:rsidRPr="007A4BFC">
        <w:rPr>
          <w:rFonts w:eastAsia="Times New Roman" w:cs="Calibri"/>
          <w:sz w:val="24"/>
          <w:szCs w:val="24"/>
        </w:rPr>
        <w:t xml:space="preserve">insights not </w:t>
      </w:r>
      <w:commentRangeStart w:id="55"/>
      <w:r w:rsidR="00161071">
        <w:rPr>
          <w:rFonts w:eastAsia="Times New Roman" w:cs="Calibri"/>
          <w:sz w:val="24"/>
          <w:szCs w:val="24"/>
        </w:rPr>
        <w:t>provided</w:t>
      </w:r>
      <w:r w:rsidR="00161071" w:rsidRPr="007A4BFC">
        <w:rPr>
          <w:rFonts w:eastAsia="Times New Roman" w:cs="Calibri"/>
          <w:sz w:val="24"/>
          <w:szCs w:val="24"/>
        </w:rPr>
        <w:t xml:space="preserve"> </w:t>
      </w:r>
      <w:commentRangeEnd w:id="55"/>
      <w:r w:rsidR="00161071">
        <w:rPr>
          <w:rStyle w:val="CommentReference"/>
        </w:rPr>
        <w:commentReference w:id="55"/>
      </w:r>
      <w:r w:rsidR="00161071">
        <w:rPr>
          <w:rFonts w:eastAsia="Times New Roman" w:cs="Calibri"/>
          <w:sz w:val="24"/>
          <w:szCs w:val="24"/>
        </w:rPr>
        <w:t>by</w:t>
      </w:r>
      <w:r w:rsidR="00161071" w:rsidRPr="007A4BFC">
        <w:rPr>
          <w:rFonts w:eastAsia="Times New Roman" w:cs="Calibri"/>
          <w:sz w:val="24"/>
          <w:szCs w:val="24"/>
        </w:rPr>
        <w:t xml:space="preserve"> </w:t>
      </w:r>
      <w:r w:rsidR="00C65CEA" w:rsidRPr="007A4BFC">
        <w:rPr>
          <w:rFonts w:eastAsia="Times New Roman" w:cs="Calibri"/>
          <w:sz w:val="24"/>
          <w:szCs w:val="24"/>
        </w:rPr>
        <w:t xml:space="preserve">global </w:t>
      </w:r>
      <w:r w:rsidR="00161071">
        <w:rPr>
          <w:rFonts w:eastAsia="Times New Roman" w:cs="Calibri"/>
          <w:sz w:val="24"/>
          <w:szCs w:val="24"/>
        </w:rPr>
        <w:t>analyses</w:t>
      </w:r>
      <w:r w:rsidR="00C65CEA" w:rsidRPr="007A4BFC">
        <w:rPr>
          <w:rFonts w:eastAsia="Times New Roman" w:cs="Calibri"/>
          <w:sz w:val="24"/>
          <w:szCs w:val="24"/>
        </w:rPr>
        <w:t>. For example, a synthesis</w:t>
      </w:r>
      <w:r w:rsidR="009212CD">
        <w:rPr>
          <w:rFonts w:eastAsia="Times New Roman" w:cs="Calibri"/>
          <w:sz w:val="24"/>
          <w:szCs w:val="24"/>
        </w:rPr>
        <w:t xml:space="preserve"> of studies in  </w:t>
      </w:r>
      <w:r w:rsidR="009212CD" w:rsidRPr="007A4BFC">
        <w:rPr>
          <w:rFonts w:eastAsia="Times New Roman" w:cs="Calibri"/>
          <w:sz w:val="24"/>
          <w:szCs w:val="24"/>
        </w:rPr>
        <w:t>Pennsylvania</w:t>
      </w:r>
      <w:r w:rsidR="009212CD">
        <w:rPr>
          <w:rFonts w:eastAsia="Times New Roman" w:cs="Calibri"/>
          <w:sz w:val="24"/>
          <w:szCs w:val="24"/>
        </w:rPr>
        <w:t xml:space="preserve"> </w:t>
      </w:r>
      <w:r w:rsidR="00C65CEA" w:rsidRPr="007A4BFC">
        <w:rPr>
          <w:rFonts w:eastAsia="Times New Roman" w:cs="Calibri"/>
          <w:sz w:val="24"/>
          <w:szCs w:val="24"/>
        </w:rPr>
        <w:t>found</w:t>
      </w:r>
      <w:r w:rsidR="009212CD">
        <w:rPr>
          <w:rFonts w:eastAsia="Times New Roman" w:cs="Calibri"/>
          <w:sz w:val="24"/>
          <w:szCs w:val="24"/>
        </w:rPr>
        <w:t xml:space="preserve"> that</w:t>
      </w:r>
      <w:r w:rsidR="00C65CEA" w:rsidRPr="007A4BFC">
        <w:rPr>
          <w:rFonts w:eastAsia="Times New Roman" w:cs="Calibri"/>
          <w:sz w:val="24"/>
          <w:szCs w:val="24"/>
        </w:rPr>
        <w:t xml:space="preserve"> grass and broa</w:t>
      </w:r>
      <w:r w:rsidR="003826C8" w:rsidRPr="007A4BFC">
        <w:rPr>
          <w:rFonts w:eastAsia="Times New Roman" w:cs="Calibri"/>
          <w:sz w:val="24"/>
          <w:szCs w:val="24"/>
        </w:rPr>
        <w:t>dleaf CC</w:t>
      </w:r>
      <w:r w:rsidR="009212CD">
        <w:rPr>
          <w:rFonts w:eastAsia="Times New Roman" w:cs="Calibri"/>
          <w:sz w:val="24"/>
          <w:szCs w:val="24"/>
        </w:rPr>
        <w:t xml:space="preserve"> </w:t>
      </w:r>
      <w:r w:rsidR="003826C8" w:rsidRPr="007A4BFC">
        <w:rPr>
          <w:rFonts w:eastAsia="Times New Roman" w:cs="Calibri"/>
          <w:sz w:val="24"/>
          <w:szCs w:val="24"/>
        </w:rPr>
        <w:t>s</w:t>
      </w:r>
      <w:r w:rsidR="009212CD">
        <w:rPr>
          <w:rFonts w:eastAsia="Times New Roman" w:cs="Calibri"/>
          <w:sz w:val="24"/>
          <w:szCs w:val="24"/>
        </w:rPr>
        <w:t>pecies</w:t>
      </w:r>
      <w:r w:rsidR="003826C8" w:rsidRPr="007A4BFC">
        <w:rPr>
          <w:rFonts w:eastAsia="Times New Roman" w:cs="Calibri"/>
          <w:sz w:val="24"/>
          <w:szCs w:val="24"/>
        </w:rPr>
        <w:t xml:space="preserve"> were equally </w:t>
      </w:r>
      <w:r w:rsidR="00C65CEA" w:rsidRPr="007A4BFC">
        <w:rPr>
          <w:rFonts w:eastAsia="Times New Roman" w:cs="Calibri"/>
          <w:sz w:val="24"/>
          <w:szCs w:val="24"/>
        </w:rPr>
        <w:t>weed-suppressive in</w:t>
      </w:r>
      <w:r w:rsidR="009212CD">
        <w:rPr>
          <w:rFonts w:eastAsia="Times New Roman" w:cs="Calibri"/>
          <w:sz w:val="24"/>
          <w:szCs w:val="24"/>
        </w:rPr>
        <w:t xml:space="preserve"> the state</w:t>
      </w:r>
      <w:r w:rsidR="00E6424F" w:rsidRPr="007A4BFC">
        <w:rPr>
          <w:rFonts w:eastAsia="Times New Roman" w:cs="Calibri"/>
          <w:sz w:val="24"/>
          <w:szCs w:val="24"/>
        </w:rPr>
        <w:t>’</w:t>
      </w:r>
      <w:r w:rsidR="003826C8" w:rsidRPr="007A4BFC">
        <w:rPr>
          <w:rFonts w:eastAsia="Times New Roman" w:cs="Calibri"/>
          <w:sz w:val="24"/>
          <w:szCs w:val="24"/>
        </w:rPr>
        <w:t xml:space="preserve">s </w:t>
      </w:r>
      <w:r w:rsidR="00C65CEA" w:rsidRPr="007A4BFC">
        <w:rPr>
          <w:rFonts w:eastAsia="Times New Roman" w:cs="Calibri"/>
          <w:sz w:val="24"/>
          <w:szCs w:val="24"/>
        </w:rPr>
        <w:t xml:space="preserve">production systems </w:t>
      </w:r>
      <w:r w:rsidR="00C059FC" w:rsidRPr="007A4BFC">
        <w:rPr>
          <w:rFonts w:eastAsia="Times New Roman" w:cs="Calibri"/>
          <w:noProof/>
          <w:sz w:val="24"/>
          <w:szCs w:val="24"/>
        </w:rPr>
        <w:t>(Baraibar et al. 2018)</w:t>
      </w:r>
      <w:r w:rsidR="00C65CEA" w:rsidRPr="007A4BFC">
        <w:rPr>
          <w:rFonts w:eastAsia="Times New Roman" w:cs="Calibri"/>
          <w:sz w:val="24"/>
          <w:szCs w:val="24"/>
        </w:rPr>
        <w:t xml:space="preserve">, </w:t>
      </w:r>
      <w:r w:rsidR="00935575">
        <w:rPr>
          <w:rFonts w:eastAsia="Times New Roman" w:cs="Calibri"/>
          <w:sz w:val="24"/>
          <w:szCs w:val="24"/>
        </w:rPr>
        <w:t xml:space="preserve">which </w:t>
      </w:r>
      <w:r w:rsidR="00C65CEA" w:rsidRPr="007A4BFC">
        <w:rPr>
          <w:rFonts w:eastAsia="Times New Roman" w:cs="Calibri"/>
          <w:sz w:val="24"/>
          <w:szCs w:val="24"/>
        </w:rPr>
        <w:t>contrast</w:t>
      </w:r>
      <w:r w:rsidR="00935575">
        <w:rPr>
          <w:rFonts w:eastAsia="Times New Roman" w:cs="Calibri"/>
          <w:sz w:val="24"/>
          <w:szCs w:val="24"/>
        </w:rPr>
        <w:t>ed</w:t>
      </w:r>
      <w:r w:rsidR="00C65CEA" w:rsidRPr="007A4BFC">
        <w:rPr>
          <w:rFonts w:eastAsia="Times New Roman" w:cs="Calibri"/>
          <w:sz w:val="24"/>
          <w:szCs w:val="24"/>
        </w:rPr>
        <w:t xml:space="preserve"> results from a world-wide meta-analysis </w:t>
      </w:r>
      <w:r w:rsidR="009212CD">
        <w:rPr>
          <w:rFonts w:eastAsia="Times New Roman" w:cs="Calibri"/>
          <w:sz w:val="24"/>
          <w:szCs w:val="24"/>
        </w:rPr>
        <w:t>which concluded that</w:t>
      </w:r>
      <w:r w:rsidR="00C65CEA" w:rsidRPr="007A4BFC">
        <w:rPr>
          <w:rFonts w:eastAsia="Times New Roman" w:cs="Calibri"/>
          <w:sz w:val="24"/>
          <w:szCs w:val="24"/>
        </w:rPr>
        <w:t xml:space="preserve"> grass CCs were not effective at reducing either weed biomass or density </w:t>
      </w:r>
      <w:r w:rsidR="00C059FC" w:rsidRPr="007A4BFC">
        <w:rPr>
          <w:rFonts w:eastAsia="Times New Roman" w:cs="Calibri"/>
          <w:noProof/>
          <w:sz w:val="24"/>
          <w:szCs w:val="24"/>
        </w:rPr>
        <w:t>(Osipitan et al. 2018)</w:t>
      </w:r>
      <w:r w:rsidR="00C65CEA" w:rsidRPr="007A4BFC">
        <w:rPr>
          <w:rFonts w:eastAsia="Times New Roman" w:cs="Calibri"/>
          <w:sz w:val="24"/>
          <w:szCs w:val="24"/>
        </w:rPr>
        <w:t xml:space="preserve">. Specific environmental and agronomic conditions in the US Corn Belt </w:t>
      </w:r>
      <w:r w:rsidR="009212CD">
        <w:rPr>
          <w:rFonts w:eastAsia="Times New Roman" w:cs="Calibri"/>
          <w:sz w:val="24"/>
          <w:szCs w:val="24"/>
        </w:rPr>
        <w:t xml:space="preserve">are </w:t>
      </w:r>
      <w:r w:rsidR="00922383">
        <w:rPr>
          <w:rFonts w:eastAsia="Times New Roman" w:cs="Calibri"/>
          <w:sz w:val="24"/>
          <w:szCs w:val="24"/>
        </w:rPr>
        <w:t>known</w:t>
      </w:r>
      <w:r w:rsidR="009212CD">
        <w:rPr>
          <w:rFonts w:eastAsia="Times New Roman" w:cs="Calibri"/>
          <w:sz w:val="24"/>
          <w:szCs w:val="24"/>
        </w:rPr>
        <w:t xml:space="preserve"> to limit </w:t>
      </w:r>
      <w:r w:rsidR="00C65CEA" w:rsidRPr="007A4BFC">
        <w:rPr>
          <w:rFonts w:eastAsia="Times New Roman" w:cs="Calibri"/>
          <w:sz w:val="24"/>
          <w:szCs w:val="24"/>
        </w:rPr>
        <w:t>CC establishment and biomass production</w:t>
      </w:r>
      <w:r w:rsidR="00A55851" w:rsidRPr="007A4BFC">
        <w:rPr>
          <w:rFonts w:eastAsia="Times New Roman" w:cs="Calibri"/>
          <w:sz w:val="24"/>
          <w:szCs w:val="24"/>
        </w:rPr>
        <w:t xml:space="preserve">, which </w:t>
      </w:r>
      <w:r w:rsidR="00C65CEA" w:rsidRPr="007A4BFC">
        <w:rPr>
          <w:rFonts w:eastAsia="Times New Roman" w:cs="Calibri"/>
          <w:sz w:val="24"/>
          <w:szCs w:val="24"/>
        </w:rPr>
        <w:t xml:space="preserve">in turn may affect </w:t>
      </w:r>
      <w:r w:rsidR="00E6424F" w:rsidRPr="007A4BFC">
        <w:rPr>
          <w:rFonts w:eastAsia="Times New Roman" w:cs="Calibri"/>
          <w:sz w:val="24"/>
          <w:szCs w:val="24"/>
        </w:rPr>
        <w:t xml:space="preserve">factors governing </w:t>
      </w:r>
      <w:r w:rsidR="00C65CEA" w:rsidRPr="007A4BFC">
        <w:rPr>
          <w:rFonts w:eastAsia="Times New Roman" w:cs="Calibri"/>
          <w:sz w:val="24"/>
          <w:szCs w:val="24"/>
        </w:rPr>
        <w:t xml:space="preserve">CC performance relative to weed management. </w:t>
      </w:r>
      <w:r w:rsidR="00A55851" w:rsidRPr="00E7507D">
        <w:rPr>
          <w:sz w:val="24"/>
          <w:szCs w:val="24"/>
        </w:rPr>
        <w:t xml:space="preserve">Additionally, </w:t>
      </w:r>
      <w:r w:rsidRPr="00E7507D">
        <w:rPr>
          <w:sz w:val="24"/>
          <w:szCs w:val="24"/>
        </w:rPr>
        <w:t>while c</w:t>
      </w:r>
      <w:r w:rsidR="00A55851" w:rsidRPr="007A4BFC">
        <w:rPr>
          <w:rFonts w:eastAsia="Times New Roman" w:cs="Calibri"/>
          <w:sz w:val="24"/>
          <w:szCs w:val="24"/>
        </w:rPr>
        <w:t xml:space="preserve">ash crop diversification offers higher weed suppression in no-till systems </w:t>
      </w:r>
      <w:r w:rsidR="00C059FC" w:rsidRPr="007A4BFC">
        <w:rPr>
          <w:rFonts w:eastAsia="Times New Roman" w:cs="Calibri"/>
          <w:noProof/>
          <w:sz w:val="24"/>
          <w:szCs w:val="24"/>
        </w:rPr>
        <w:t>(Weisberger et al. 2019)</w:t>
      </w:r>
      <w:r w:rsidR="00C059FC" w:rsidRPr="007A4BFC">
        <w:rPr>
          <w:rFonts w:eastAsia="Times New Roman" w:cs="Calibri"/>
          <w:sz w:val="24"/>
          <w:szCs w:val="24"/>
        </w:rPr>
        <w:t>,</w:t>
      </w:r>
      <w:r w:rsidR="00A55851" w:rsidRPr="007A4BFC">
        <w:rPr>
          <w:rFonts w:eastAsia="Times New Roman" w:cs="Calibri"/>
          <w:sz w:val="24"/>
          <w:szCs w:val="24"/>
        </w:rPr>
        <w:t xml:space="preserve"> to our knowledge the effect of system tillage on CC weed suppression has not been examined for the Corn Belt. </w:t>
      </w:r>
      <w:r w:rsidR="009212CD">
        <w:rPr>
          <w:rFonts w:eastAsia="Times New Roman" w:cs="Calibri"/>
          <w:sz w:val="24"/>
          <w:szCs w:val="24"/>
        </w:rPr>
        <w:t>Uncertainty</w:t>
      </w:r>
      <w:r w:rsidR="009212CD" w:rsidRPr="007A4BFC">
        <w:rPr>
          <w:rFonts w:eastAsia="Times New Roman" w:cs="Calibri"/>
          <w:sz w:val="24"/>
          <w:szCs w:val="24"/>
        </w:rPr>
        <w:t xml:space="preserve"> </w:t>
      </w:r>
      <w:r w:rsidRPr="007A4BFC">
        <w:rPr>
          <w:rFonts w:eastAsia="Times New Roman" w:cs="Calibri"/>
          <w:sz w:val="24"/>
          <w:szCs w:val="24"/>
        </w:rPr>
        <w:t>also</w:t>
      </w:r>
      <w:r w:rsidR="00A55851" w:rsidRPr="007A4BFC">
        <w:rPr>
          <w:rFonts w:eastAsia="Times New Roman" w:cs="Calibri"/>
          <w:sz w:val="24"/>
          <w:szCs w:val="24"/>
        </w:rPr>
        <w:t xml:space="preserve"> remain</w:t>
      </w:r>
      <w:r w:rsidR="009212CD">
        <w:rPr>
          <w:rFonts w:eastAsia="Times New Roman" w:cs="Calibri"/>
          <w:sz w:val="24"/>
          <w:szCs w:val="24"/>
        </w:rPr>
        <w:t xml:space="preserve">s surrounding </w:t>
      </w:r>
      <w:r w:rsidR="00A55851" w:rsidRPr="007A4BFC">
        <w:rPr>
          <w:rFonts w:eastAsia="Times New Roman" w:cs="Calibri"/>
          <w:sz w:val="24"/>
          <w:szCs w:val="24"/>
        </w:rPr>
        <w:t>how CC interactions with the cash crop can affect weed suppression (e.g. termination-to-planting gaps, crop residue)</w:t>
      </w:r>
      <w:r w:rsidR="009212CD">
        <w:rPr>
          <w:rFonts w:eastAsia="Times New Roman" w:cs="Calibri"/>
          <w:sz w:val="24"/>
          <w:szCs w:val="24"/>
        </w:rPr>
        <w:t xml:space="preserve">, </w:t>
      </w:r>
      <w:proofErr w:type="gramStart"/>
      <w:r w:rsidR="009212CD">
        <w:rPr>
          <w:rFonts w:eastAsia="Times New Roman" w:cs="Calibri"/>
          <w:sz w:val="24"/>
          <w:szCs w:val="24"/>
        </w:rPr>
        <w:t xml:space="preserve">and </w:t>
      </w:r>
      <w:r w:rsidR="00E6424F" w:rsidRPr="007A4BFC">
        <w:rPr>
          <w:rFonts w:eastAsia="Times New Roman" w:cs="Calibri"/>
          <w:sz w:val="24"/>
          <w:szCs w:val="24"/>
        </w:rPr>
        <w:t xml:space="preserve"> whether</w:t>
      </w:r>
      <w:proofErr w:type="gramEnd"/>
      <w:r w:rsidR="00E6424F" w:rsidRPr="007A4BFC">
        <w:rPr>
          <w:rFonts w:eastAsia="Times New Roman" w:cs="Calibri"/>
          <w:sz w:val="24"/>
          <w:szCs w:val="24"/>
        </w:rPr>
        <w:t xml:space="preserve"> managing CCs for weed control is antagonistic to CC management that maximize cash crop yields. </w:t>
      </w:r>
      <w:r w:rsidR="009212CD">
        <w:rPr>
          <w:rFonts w:eastAsia="Times New Roman" w:cs="Calibri"/>
          <w:sz w:val="24"/>
          <w:szCs w:val="24"/>
        </w:rPr>
        <w:t>Furthermore</w:t>
      </w:r>
      <w:r w:rsidR="00A55851" w:rsidRPr="007A4BFC">
        <w:rPr>
          <w:rFonts w:eastAsia="Times New Roman" w:cs="Calibri"/>
          <w:sz w:val="24"/>
          <w:szCs w:val="24"/>
        </w:rPr>
        <w:t>, CC weed research employs varying methodologies</w:t>
      </w:r>
      <w:r w:rsidR="00EE3A45" w:rsidRPr="007A4BFC">
        <w:rPr>
          <w:rFonts w:eastAsia="Times New Roman" w:cs="Calibri"/>
          <w:sz w:val="24"/>
          <w:szCs w:val="24"/>
        </w:rPr>
        <w:t xml:space="preserve"> regarding when weeds are measured</w:t>
      </w:r>
      <w:r w:rsidR="00A55851" w:rsidRPr="007A4BFC">
        <w:rPr>
          <w:rFonts w:eastAsia="Times New Roman" w:cs="Calibri"/>
          <w:sz w:val="24"/>
          <w:szCs w:val="24"/>
        </w:rPr>
        <w:t>, and it is unclear how th</w:t>
      </w:r>
      <w:r w:rsidR="00EE3A45" w:rsidRPr="007A4BFC">
        <w:rPr>
          <w:rFonts w:eastAsia="Times New Roman" w:cs="Calibri"/>
          <w:sz w:val="24"/>
          <w:szCs w:val="24"/>
        </w:rPr>
        <w:t>is</w:t>
      </w:r>
      <w:r w:rsidR="00A55851" w:rsidRPr="007A4BFC">
        <w:rPr>
          <w:rFonts w:eastAsia="Times New Roman" w:cs="Calibri"/>
          <w:sz w:val="24"/>
          <w:szCs w:val="24"/>
        </w:rPr>
        <w:t xml:space="preserve"> can affect results and interpretation.</w:t>
      </w:r>
    </w:p>
    <w:p w14:paraId="27FCA231" w14:textId="77777777" w:rsidR="00A55851" w:rsidRPr="007A4BFC" w:rsidRDefault="00A55851" w:rsidP="00B30B0C">
      <w:pPr>
        <w:shd w:val="clear" w:color="auto" w:fill="FFFFFF"/>
        <w:spacing w:after="0" w:line="360" w:lineRule="auto"/>
        <w:rPr>
          <w:rFonts w:eastAsia="Times New Roman" w:cs="Calibri"/>
          <w:sz w:val="24"/>
          <w:szCs w:val="24"/>
        </w:rPr>
      </w:pPr>
    </w:p>
    <w:p w14:paraId="21E70280" w14:textId="553ACED2" w:rsidR="00E7507D" w:rsidRPr="007A4BFC" w:rsidRDefault="00E7507D" w:rsidP="00B30B0C">
      <w:pPr>
        <w:shd w:val="clear" w:color="auto" w:fill="FFFFFF"/>
        <w:spacing w:after="0" w:line="360" w:lineRule="auto"/>
        <w:rPr>
          <w:rFonts w:eastAsia="Times New Roman" w:cs="Calibri"/>
          <w:sz w:val="24"/>
          <w:szCs w:val="24"/>
        </w:rPr>
      </w:pPr>
      <w:r w:rsidRPr="007A4BFC">
        <w:rPr>
          <w:rFonts w:eastAsia="Times New Roman" w:cs="Calibri"/>
          <w:sz w:val="24"/>
          <w:szCs w:val="24"/>
        </w:rPr>
        <w:t>Region-specific analyses</w:t>
      </w:r>
      <w:r w:rsidR="00EE3A45" w:rsidRPr="007A4BFC">
        <w:rPr>
          <w:rFonts w:eastAsia="Times New Roman" w:cs="Calibri"/>
          <w:sz w:val="24"/>
          <w:szCs w:val="24"/>
        </w:rPr>
        <w:t xml:space="preserve"> can</w:t>
      </w:r>
      <w:r w:rsidRPr="007A4BFC">
        <w:rPr>
          <w:rFonts w:eastAsia="Times New Roman" w:cs="Calibri"/>
          <w:sz w:val="24"/>
          <w:szCs w:val="24"/>
        </w:rPr>
        <w:t xml:space="preserve"> also provide more </w:t>
      </w:r>
      <w:r w:rsidR="00EE3A45" w:rsidRPr="007A4BFC">
        <w:rPr>
          <w:rFonts w:eastAsia="Times New Roman" w:cs="Calibri"/>
          <w:sz w:val="24"/>
          <w:szCs w:val="24"/>
        </w:rPr>
        <w:t>precise</w:t>
      </w:r>
      <w:r w:rsidRPr="007A4BFC">
        <w:rPr>
          <w:rFonts w:eastAsia="Times New Roman" w:cs="Calibri"/>
          <w:sz w:val="24"/>
          <w:szCs w:val="24"/>
        </w:rPr>
        <w:t xml:space="preserve"> and </w:t>
      </w:r>
      <w:r w:rsidR="00EE3A45" w:rsidRPr="007A4BFC">
        <w:rPr>
          <w:rFonts w:eastAsia="Times New Roman" w:cs="Calibri"/>
          <w:sz w:val="24"/>
          <w:szCs w:val="24"/>
        </w:rPr>
        <w:t>refined</w:t>
      </w:r>
      <w:r w:rsidRPr="007A4BFC">
        <w:rPr>
          <w:rFonts w:eastAsia="Times New Roman" w:cs="Calibri"/>
          <w:sz w:val="24"/>
          <w:szCs w:val="24"/>
        </w:rPr>
        <w:t xml:space="preserve"> </w:t>
      </w:r>
      <w:r w:rsidR="00EE3A45" w:rsidRPr="007A4BFC">
        <w:rPr>
          <w:rFonts w:eastAsia="Times New Roman" w:cs="Calibri"/>
          <w:sz w:val="24"/>
          <w:szCs w:val="24"/>
        </w:rPr>
        <w:t>informat</w:t>
      </w:r>
      <w:r w:rsidR="0074343D" w:rsidRPr="007A4BFC">
        <w:rPr>
          <w:rFonts w:eastAsia="Times New Roman" w:cs="Calibri"/>
          <w:sz w:val="24"/>
          <w:szCs w:val="24"/>
        </w:rPr>
        <w:t xml:space="preserve">ion on CC production targets that </w:t>
      </w:r>
      <w:r w:rsidR="00EE3A45" w:rsidRPr="007A4BFC">
        <w:rPr>
          <w:rFonts w:eastAsia="Times New Roman" w:cs="Calibri"/>
          <w:sz w:val="24"/>
          <w:szCs w:val="24"/>
        </w:rPr>
        <w:t xml:space="preserve">effectively </w:t>
      </w:r>
      <w:r w:rsidRPr="007A4BFC">
        <w:rPr>
          <w:rFonts w:eastAsia="Times New Roman" w:cs="Calibri"/>
          <w:sz w:val="24"/>
          <w:szCs w:val="24"/>
        </w:rPr>
        <w:t xml:space="preserve">suppress weeds. </w:t>
      </w:r>
      <w:r w:rsidR="00EE3A45" w:rsidRPr="007A4BFC">
        <w:rPr>
          <w:rFonts w:eastAsia="Times New Roman" w:cs="Calibri"/>
          <w:sz w:val="24"/>
          <w:szCs w:val="24"/>
        </w:rPr>
        <w:t xml:space="preserve">For example, data from studies conducted in the </w:t>
      </w:r>
      <w:r w:rsidRPr="007A4BFC">
        <w:rPr>
          <w:rFonts w:eastAsia="Times New Roman" w:cs="Calibri"/>
          <w:sz w:val="24"/>
          <w:szCs w:val="24"/>
        </w:rPr>
        <w:t xml:space="preserve">Northeastern US suggest that CC biomass </w:t>
      </w:r>
      <w:r w:rsidR="00E6424F" w:rsidRPr="007A4BFC">
        <w:rPr>
          <w:rFonts w:eastAsia="Times New Roman" w:cs="Calibri"/>
          <w:sz w:val="24"/>
          <w:szCs w:val="24"/>
        </w:rPr>
        <w:t>&gt;</w:t>
      </w:r>
      <w:r w:rsidR="00EE3A45" w:rsidRPr="007A4BFC">
        <w:rPr>
          <w:rFonts w:eastAsia="Times New Roman" w:cs="Calibri"/>
          <w:sz w:val="24"/>
          <w:szCs w:val="24"/>
        </w:rPr>
        <w:t>5 Mg ha</w:t>
      </w:r>
      <w:r w:rsidR="00EE3A45" w:rsidRPr="007A4BFC">
        <w:rPr>
          <w:rFonts w:eastAsia="Times New Roman" w:cs="Calibri"/>
          <w:sz w:val="24"/>
          <w:szCs w:val="24"/>
          <w:vertAlign w:val="superscript"/>
        </w:rPr>
        <w:t xml:space="preserve">-1 </w:t>
      </w:r>
      <w:r w:rsidR="00EE3A45" w:rsidRPr="007A4BFC">
        <w:rPr>
          <w:rFonts w:eastAsia="Times New Roman" w:cs="Calibri"/>
          <w:sz w:val="24"/>
          <w:szCs w:val="24"/>
        </w:rPr>
        <w:t>at termination is n</w:t>
      </w:r>
      <w:r w:rsidRPr="007A4BFC">
        <w:rPr>
          <w:rFonts w:eastAsia="Times New Roman" w:cs="Calibri"/>
          <w:sz w:val="24"/>
          <w:szCs w:val="24"/>
        </w:rPr>
        <w:t xml:space="preserve">ecessary to provide weed control equivalent to that of herbicides </w:t>
      </w:r>
      <w:r w:rsidR="00C27780" w:rsidRPr="007A4BFC">
        <w:rPr>
          <w:rFonts w:eastAsia="Times New Roman" w:cs="Calibri"/>
          <w:noProof/>
          <w:sz w:val="24"/>
          <w:szCs w:val="24"/>
        </w:rPr>
        <w:t>(Mischler et al. 2010; Mirsky et al. 2013)</w:t>
      </w:r>
      <w:r w:rsidRPr="007A4BFC">
        <w:rPr>
          <w:rFonts w:eastAsia="Times New Roman" w:cs="Calibri"/>
          <w:sz w:val="24"/>
          <w:szCs w:val="24"/>
        </w:rPr>
        <w:t>. Similar recommendations are currently unavailable for</w:t>
      </w:r>
      <w:r w:rsidR="0074343D" w:rsidRPr="007A4BFC">
        <w:rPr>
          <w:rFonts w:eastAsia="Times New Roman" w:cs="Calibri"/>
          <w:sz w:val="24"/>
          <w:szCs w:val="24"/>
        </w:rPr>
        <w:t xml:space="preserve"> maize-soybean systems of the</w:t>
      </w:r>
      <w:r w:rsidRPr="007A4BFC">
        <w:rPr>
          <w:rFonts w:eastAsia="Times New Roman" w:cs="Calibri"/>
          <w:sz w:val="24"/>
          <w:szCs w:val="24"/>
        </w:rPr>
        <w:t xml:space="preserve"> Corn Belt. </w:t>
      </w:r>
      <w:commentRangeStart w:id="56"/>
      <w:r w:rsidRPr="007A4BFC">
        <w:rPr>
          <w:rFonts w:eastAsia="Times New Roman" w:cs="Calibri"/>
          <w:sz w:val="24"/>
          <w:szCs w:val="24"/>
        </w:rPr>
        <w:t>Moreover</w:t>
      </w:r>
      <w:commentRangeEnd w:id="56"/>
      <w:r w:rsidR="00922383">
        <w:rPr>
          <w:rStyle w:val="CommentReference"/>
        </w:rPr>
        <w:commentReference w:id="56"/>
      </w:r>
      <w:r w:rsidRPr="007A4BFC">
        <w:rPr>
          <w:rFonts w:eastAsia="Times New Roman" w:cs="Calibri"/>
          <w:sz w:val="24"/>
          <w:szCs w:val="24"/>
        </w:rPr>
        <w:t>, previous reviews of literature and multi-year trials have produced wide</w:t>
      </w:r>
      <w:r w:rsidR="00935575">
        <w:rPr>
          <w:rFonts w:eastAsia="Times New Roman" w:cs="Calibri"/>
          <w:sz w:val="24"/>
          <w:szCs w:val="24"/>
        </w:rPr>
        <w:t>-</w:t>
      </w:r>
      <w:r w:rsidRPr="007A4BFC">
        <w:rPr>
          <w:rFonts w:eastAsia="Times New Roman" w:cs="Calibri"/>
          <w:sz w:val="24"/>
          <w:szCs w:val="24"/>
        </w:rPr>
        <w:t>rang</w:t>
      </w:r>
      <w:r w:rsidR="00935575">
        <w:rPr>
          <w:rFonts w:eastAsia="Times New Roman" w:cs="Calibri"/>
          <w:sz w:val="24"/>
          <w:szCs w:val="24"/>
        </w:rPr>
        <w:t>ing</w:t>
      </w:r>
      <w:r w:rsidRPr="007A4BFC">
        <w:rPr>
          <w:rFonts w:eastAsia="Times New Roman" w:cs="Calibri"/>
          <w:sz w:val="24"/>
          <w:szCs w:val="24"/>
        </w:rPr>
        <w:t xml:space="preserve"> CC production estimates for this region </w:t>
      </w:r>
      <w:r w:rsidR="00C059FC" w:rsidRPr="007A4BFC">
        <w:rPr>
          <w:rFonts w:eastAsia="Times New Roman" w:cs="Calibri"/>
          <w:noProof/>
          <w:sz w:val="24"/>
          <w:szCs w:val="24"/>
        </w:rPr>
        <w:t>(Snapp et al. 2005; Silva 2014; Kaspar and Bakker 2015)</w:t>
      </w:r>
      <w:r w:rsidR="0074343D" w:rsidRPr="007A4BFC">
        <w:rPr>
          <w:rFonts w:eastAsia="Times New Roman" w:cs="Calibri"/>
          <w:sz w:val="24"/>
          <w:szCs w:val="24"/>
        </w:rPr>
        <w:t>, and it</w:t>
      </w:r>
      <w:r w:rsidR="00922383">
        <w:rPr>
          <w:rFonts w:eastAsia="Times New Roman" w:cs="Calibri"/>
          <w:sz w:val="24"/>
          <w:szCs w:val="24"/>
        </w:rPr>
        <w:t xml:space="preserve"> is</w:t>
      </w:r>
      <w:r w:rsidR="0074343D" w:rsidRPr="007A4BFC">
        <w:rPr>
          <w:rFonts w:eastAsia="Times New Roman" w:cs="Calibri"/>
          <w:sz w:val="24"/>
          <w:szCs w:val="24"/>
        </w:rPr>
        <w:t xml:space="preserve"> unknown whether achieving high biomass levels in the Corn Belt is feasible given the limited spring growth period before cash crop planting. </w:t>
      </w:r>
      <w:r w:rsidR="00935575">
        <w:rPr>
          <w:rFonts w:eastAsia="Times New Roman" w:cs="Calibri"/>
          <w:sz w:val="24"/>
          <w:szCs w:val="24"/>
        </w:rPr>
        <w:t xml:space="preserve"> Therefore, assessing </w:t>
      </w:r>
      <w:r w:rsidR="00935575" w:rsidRPr="00935575">
        <w:rPr>
          <w:rFonts w:eastAsia="Times New Roman" w:cs="Calibri"/>
          <w:sz w:val="24"/>
          <w:szCs w:val="24"/>
        </w:rPr>
        <w:t xml:space="preserve">the feasibility of achieving </w:t>
      </w:r>
      <w:proofErr w:type="gramStart"/>
      <w:r w:rsidR="00935575">
        <w:rPr>
          <w:rFonts w:eastAsia="Times New Roman" w:cs="Calibri"/>
          <w:sz w:val="24"/>
          <w:szCs w:val="24"/>
        </w:rPr>
        <w:t>sufficient</w:t>
      </w:r>
      <w:proofErr w:type="gramEnd"/>
      <w:r w:rsidR="00935575" w:rsidRPr="00935575">
        <w:rPr>
          <w:rFonts w:eastAsia="Times New Roman" w:cs="Calibri"/>
          <w:sz w:val="24"/>
          <w:szCs w:val="24"/>
        </w:rPr>
        <w:t xml:space="preserve"> CC biomass for a meaningful reduction in weeds</w:t>
      </w:r>
      <w:r w:rsidR="00935575">
        <w:rPr>
          <w:rFonts w:eastAsia="Times New Roman" w:cs="Calibri"/>
          <w:sz w:val="24"/>
          <w:szCs w:val="24"/>
        </w:rPr>
        <w:t xml:space="preserve"> is also needed. </w:t>
      </w:r>
    </w:p>
    <w:p w14:paraId="3657B407" w14:textId="77777777" w:rsidR="00EA2BE3" w:rsidRPr="00E7507D" w:rsidRDefault="00EA2BE3" w:rsidP="00B30B0C">
      <w:pPr>
        <w:shd w:val="clear" w:color="auto" w:fill="FFFFFF"/>
        <w:spacing w:after="0" w:line="360" w:lineRule="auto"/>
        <w:rPr>
          <w:sz w:val="24"/>
          <w:szCs w:val="24"/>
        </w:rPr>
      </w:pPr>
    </w:p>
    <w:p w14:paraId="30151833" w14:textId="2626C198" w:rsidR="00CD15F0" w:rsidRPr="00E7507D" w:rsidRDefault="0074343D" w:rsidP="00B30B0C">
      <w:pPr>
        <w:shd w:val="clear" w:color="auto" w:fill="FFFFFF"/>
        <w:spacing w:after="0" w:line="360" w:lineRule="auto"/>
        <w:rPr>
          <w:rFonts w:eastAsia="Times New Roman" w:cstheme="minorHAnsi"/>
          <w:sz w:val="24"/>
          <w:szCs w:val="24"/>
        </w:rPr>
      </w:pPr>
      <w:r>
        <w:rPr>
          <w:rFonts w:eastAsia="Times New Roman" w:cstheme="minorHAnsi"/>
          <w:sz w:val="24"/>
          <w:szCs w:val="24"/>
        </w:rPr>
        <w:t>To</w:t>
      </w:r>
      <w:r w:rsidR="00CD15F0" w:rsidRPr="00E7507D">
        <w:rPr>
          <w:rFonts w:eastAsia="Times New Roman" w:cstheme="minorHAnsi"/>
          <w:sz w:val="24"/>
          <w:szCs w:val="24"/>
        </w:rPr>
        <w:t xml:space="preserve"> address these research gaps</w:t>
      </w:r>
      <w:r w:rsidR="00922383">
        <w:rPr>
          <w:rFonts w:eastAsia="Times New Roman" w:cs="Calibri"/>
          <w:sz w:val="24"/>
          <w:szCs w:val="24"/>
        </w:rPr>
        <w:t>,</w:t>
      </w:r>
      <w:r w:rsidR="00CD15F0" w:rsidRPr="00E7507D">
        <w:rPr>
          <w:rFonts w:eastAsia="Times New Roman" w:cstheme="minorHAnsi"/>
          <w:sz w:val="24"/>
          <w:szCs w:val="24"/>
        </w:rPr>
        <w:t xml:space="preserve"> we </w:t>
      </w:r>
      <w:r>
        <w:rPr>
          <w:rFonts w:eastAsia="Times New Roman" w:cstheme="minorHAnsi"/>
          <w:sz w:val="24"/>
          <w:szCs w:val="24"/>
        </w:rPr>
        <w:t xml:space="preserve">synthesized </w:t>
      </w:r>
      <w:r w:rsidR="00922383" w:rsidRPr="007A4BFC">
        <w:rPr>
          <w:rFonts w:eastAsia="Times New Roman" w:cs="Calibri"/>
          <w:sz w:val="24"/>
          <w:szCs w:val="24"/>
        </w:rPr>
        <w:t xml:space="preserve">literature </w:t>
      </w:r>
      <w:r>
        <w:rPr>
          <w:rFonts w:eastAsia="Times New Roman" w:cstheme="minorHAnsi"/>
          <w:sz w:val="24"/>
          <w:szCs w:val="24"/>
        </w:rPr>
        <w:t>data from published field</w:t>
      </w:r>
      <w:r w:rsidR="00922383">
        <w:rPr>
          <w:rFonts w:eastAsia="Times New Roman" w:cs="Calibri"/>
          <w:sz w:val="24"/>
          <w:szCs w:val="24"/>
        </w:rPr>
        <w:t xml:space="preserve"> </w:t>
      </w:r>
      <w:r w:rsidRPr="007A4BFC">
        <w:rPr>
          <w:rFonts w:eastAsia="Times New Roman" w:cs="Calibri"/>
          <w:sz w:val="24"/>
          <w:szCs w:val="24"/>
        </w:rPr>
        <w:t>stud</w:t>
      </w:r>
      <w:r w:rsidR="00922383">
        <w:rPr>
          <w:rFonts w:eastAsia="Times New Roman" w:cs="Calibri"/>
          <w:sz w:val="24"/>
          <w:szCs w:val="24"/>
        </w:rPr>
        <w:t>ies</w:t>
      </w:r>
      <w:r>
        <w:rPr>
          <w:rFonts w:eastAsia="Times New Roman" w:cstheme="minorHAnsi"/>
          <w:sz w:val="24"/>
          <w:szCs w:val="24"/>
        </w:rPr>
        <w:t xml:space="preserve"> on weed control by CCs in maize-soybean systems of the US Corn Belt. Our objectives were to </w:t>
      </w:r>
      <w:r w:rsidR="00017C62">
        <w:rPr>
          <w:rFonts w:eastAsia="Times New Roman" w:cstheme="minorHAnsi"/>
          <w:sz w:val="24"/>
          <w:szCs w:val="24"/>
        </w:rPr>
        <w:t>(</w:t>
      </w:r>
      <w:r>
        <w:rPr>
          <w:rFonts w:eastAsia="Times New Roman" w:cstheme="minorHAnsi"/>
          <w:sz w:val="24"/>
          <w:szCs w:val="24"/>
        </w:rPr>
        <w:t>1</w:t>
      </w:r>
      <w:r w:rsidR="00CD15F0" w:rsidRPr="00E7507D">
        <w:rPr>
          <w:rFonts w:eastAsia="Times New Roman" w:cstheme="minorHAnsi"/>
          <w:sz w:val="24"/>
          <w:szCs w:val="24"/>
        </w:rPr>
        <w:t xml:space="preserve">) </w:t>
      </w:r>
      <w:r>
        <w:rPr>
          <w:rFonts w:eastAsia="Times New Roman" w:cstheme="minorHAnsi"/>
          <w:sz w:val="24"/>
          <w:szCs w:val="24"/>
        </w:rPr>
        <w:t xml:space="preserve">examine factors that may influence CC weed control effectiveness, including </w:t>
      </w:r>
      <w:r w:rsidR="00CD15F0" w:rsidRPr="00E7507D">
        <w:rPr>
          <w:rFonts w:eastAsia="Times New Roman" w:cstheme="minorHAnsi"/>
          <w:sz w:val="24"/>
          <w:szCs w:val="24"/>
        </w:rPr>
        <w:t>(</w:t>
      </w:r>
      <w:proofErr w:type="spellStart"/>
      <w:r w:rsidR="00CD15F0" w:rsidRPr="00E7507D">
        <w:rPr>
          <w:rFonts w:eastAsia="Times New Roman" w:cstheme="minorHAnsi"/>
          <w:sz w:val="24"/>
          <w:szCs w:val="24"/>
        </w:rPr>
        <w:t>i</w:t>
      </w:r>
      <w:proofErr w:type="spellEnd"/>
      <w:r w:rsidR="00CD15F0" w:rsidRPr="00E7507D">
        <w:rPr>
          <w:rFonts w:eastAsia="Times New Roman" w:cstheme="minorHAnsi"/>
          <w:sz w:val="24"/>
          <w:szCs w:val="24"/>
        </w:rPr>
        <w:t>)</w:t>
      </w:r>
      <w:r w:rsidR="00E6424F">
        <w:rPr>
          <w:rFonts w:eastAsia="Times New Roman" w:cstheme="minorHAnsi"/>
          <w:sz w:val="24"/>
          <w:szCs w:val="24"/>
        </w:rPr>
        <w:t xml:space="preserve"> </w:t>
      </w:r>
      <w:r w:rsidR="00CD15F0" w:rsidRPr="00E7507D">
        <w:rPr>
          <w:rFonts w:eastAsia="Times New Roman" w:cstheme="minorHAnsi"/>
          <w:sz w:val="24"/>
          <w:szCs w:val="24"/>
        </w:rPr>
        <w:t>envir</w:t>
      </w:r>
      <w:r w:rsidR="00DD7A86">
        <w:rPr>
          <w:rFonts w:eastAsia="Times New Roman" w:cstheme="minorHAnsi"/>
          <w:sz w:val="24"/>
          <w:szCs w:val="24"/>
        </w:rPr>
        <w:t>onmental growing conditions,</w:t>
      </w:r>
      <w:r w:rsidR="00CD15F0" w:rsidRPr="00E7507D">
        <w:rPr>
          <w:rFonts w:eastAsia="Times New Roman" w:cstheme="minorHAnsi"/>
          <w:sz w:val="24"/>
          <w:szCs w:val="24"/>
        </w:rPr>
        <w:t xml:space="preserve"> (ii) manage</w:t>
      </w:r>
      <w:r>
        <w:rPr>
          <w:rFonts w:eastAsia="Times New Roman" w:cstheme="minorHAnsi"/>
          <w:sz w:val="24"/>
          <w:szCs w:val="24"/>
        </w:rPr>
        <w:t>ment</w:t>
      </w:r>
      <w:r w:rsidR="00CD15F0" w:rsidRPr="00E7507D">
        <w:rPr>
          <w:rFonts w:eastAsia="Times New Roman" w:cstheme="minorHAnsi"/>
          <w:sz w:val="24"/>
          <w:szCs w:val="24"/>
        </w:rPr>
        <w:t xml:space="preserve"> choices</w:t>
      </w:r>
      <w:r w:rsidR="00DD7A86">
        <w:rPr>
          <w:rFonts w:eastAsia="Times New Roman" w:cstheme="minorHAnsi"/>
          <w:sz w:val="24"/>
          <w:szCs w:val="24"/>
        </w:rPr>
        <w:t>, (i</w:t>
      </w:r>
      <w:r w:rsidR="00E6424F">
        <w:rPr>
          <w:rFonts w:eastAsia="Times New Roman" w:cstheme="minorHAnsi"/>
          <w:sz w:val="24"/>
          <w:szCs w:val="24"/>
        </w:rPr>
        <w:t>ii</w:t>
      </w:r>
      <w:r w:rsidR="00DD7A86">
        <w:rPr>
          <w:rFonts w:eastAsia="Times New Roman" w:cstheme="minorHAnsi"/>
          <w:sz w:val="24"/>
          <w:szCs w:val="24"/>
        </w:rPr>
        <w:t>) trade-offs between managing for yields versus weed suppression</w:t>
      </w:r>
      <w:r w:rsidR="00E6424F">
        <w:rPr>
          <w:rFonts w:eastAsia="Times New Roman" w:cstheme="minorHAnsi"/>
          <w:sz w:val="24"/>
          <w:szCs w:val="24"/>
        </w:rPr>
        <w:t xml:space="preserve">, and (iv) </w:t>
      </w:r>
      <w:r w:rsidR="00E6424F" w:rsidRPr="00E7507D">
        <w:rPr>
          <w:rFonts w:eastAsia="Times New Roman" w:cstheme="minorHAnsi"/>
          <w:sz w:val="24"/>
          <w:szCs w:val="24"/>
        </w:rPr>
        <w:t>experimental design</w:t>
      </w:r>
      <w:r>
        <w:rPr>
          <w:rFonts w:eastAsia="Times New Roman" w:cstheme="minorHAnsi"/>
          <w:sz w:val="24"/>
          <w:szCs w:val="24"/>
        </w:rPr>
        <w:t xml:space="preserve">; </w:t>
      </w:r>
      <w:r w:rsidR="00017C62">
        <w:rPr>
          <w:rFonts w:eastAsia="Times New Roman" w:cstheme="minorHAnsi"/>
          <w:sz w:val="24"/>
          <w:szCs w:val="24"/>
        </w:rPr>
        <w:t>(</w:t>
      </w:r>
      <w:r>
        <w:rPr>
          <w:rFonts w:eastAsia="Times New Roman" w:cstheme="minorHAnsi"/>
          <w:sz w:val="24"/>
          <w:szCs w:val="24"/>
        </w:rPr>
        <w:t xml:space="preserve">2) </w:t>
      </w:r>
      <w:r w:rsidR="00CD15F0" w:rsidRPr="00E7507D">
        <w:rPr>
          <w:rFonts w:eastAsia="Times New Roman" w:cstheme="minorHAnsi"/>
          <w:sz w:val="24"/>
          <w:szCs w:val="24"/>
        </w:rPr>
        <w:t xml:space="preserve">identify Corn Belt-specific CC biomass targets for providing significant weed </w:t>
      </w:r>
      <w:r w:rsidR="00E7507D" w:rsidRPr="00E7507D">
        <w:rPr>
          <w:rFonts w:eastAsia="Times New Roman" w:cstheme="minorHAnsi"/>
          <w:sz w:val="24"/>
          <w:szCs w:val="24"/>
        </w:rPr>
        <w:t>suppression</w:t>
      </w:r>
      <w:r w:rsidR="00CD15F0" w:rsidRPr="00E7507D">
        <w:rPr>
          <w:rFonts w:eastAsia="Times New Roman" w:cstheme="minorHAnsi"/>
          <w:sz w:val="24"/>
          <w:szCs w:val="24"/>
        </w:rPr>
        <w:t xml:space="preserve"> </w:t>
      </w:r>
      <w:r w:rsidR="00017C62">
        <w:rPr>
          <w:rFonts w:eastAsia="Times New Roman" w:cstheme="minorHAnsi"/>
          <w:sz w:val="24"/>
          <w:szCs w:val="24"/>
        </w:rPr>
        <w:t>in the Corn Belt; and (3) evaluate the feasibility of achieving these targets under the current climate.</w:t>
      </w:r>
      <w:commentRangeStart w:id="57"/>
      <w:r w:rsidR="00017C62">
        <w:rPr>
          <w:rFonts w:eastAsia="Times New Roman" w:cstheme="minorHAnsi"/>
          <w:sz w:val="24"/>
          <w:szCs w:val="24"/>
        </w:rPr>
        <w:t xml:space="preserve"> </w:t>
      </w:r>
      <w:commentRangeEnd w:id="57"/>
      <w:r w:rsidR="00922383">
        <w:rPr>
          <w:rStyle w:val="CommentReference"/>
        </w:rPr>
        <w:commentReference w:id="57"/>
      </w:r>
      <w:r w:rsidR="00922383">
        <w:rPr>
          <w:rFonts w:eastAsia="Times New Roman" w:cs="Calibri"/>
          <w:sz w:val="24"/>
          <w:szCs w:val="24"/>
        </w:rPr>
        <w:t xml:space="preserve"> </w:t>
      </w:r>
      <w:r w:rsidR="005738C2">
        <w:rPr>
          <w:rFonts w:eastAsia="Times New Roman" w:cs="Calibri"/>
          <w:sz w:val="24"/>
          <w:szCs w:val="24"/>
        </w:rPr>
        <w:t>Answering these question</w:t>
      </w:r>
      <w:r w:rsidR="00935575">
        <w:rPr>
          <w:rFonts w:eastAsia="Times New Roman" w:cs="Calibri"/>
          <w:sz w:val="24"/>
          <w:szCs w:val="24"/>
        </w:rPr>
        <w:t>s</w:t>
      </w:r>
      <w:r w:rsidR="005738C2">
        <w:rPr>
          <w:rFonts w:eastAsia="Times New Roman" w:cs="Calibri"/>
          <w:sz w:val="24"/>
          <w:szCs w:val="24"/>
        </w:rPr>
        <w:t xml:space="preserve"> is needed to provide a basis for designing effective and feasible CC weed-control strategies in the US Corn Belt, </w:t>
      </w:r>
      <w:r w:rsidR="00935575">
        <w:rPr>
          <w:rFonts w:eastAsia="Times New Roman" w:cs="Calibri"/>
          <w:sz w:val="24"/>
          <w:szCs w:val="24"/>
        </w:rPr>
        <w:t xml:space="preserve">which in turn could </w:t>
      </w:r>
      <w:r w:rsidR="005738C2">
        <w:rPr>
          <w:rFonts w:eastAsia="Times New Roman" w:cs="Calibri"/>
          <w:sz w:val="24"/>
          <w:szCs w:val="24"/>
        </w:rPr>
        <w:t>incentivize their use and improve environmental quality in the region.</w:t>
      </w:r>
    </w:p>
    <w:p w14:paraId="56A14E6B" w14:textId="77777777" w:rsidR="005738C2" w:rsidRPr="007A4BFC" w:rsidRDefault="005738C2" w:rsidP="00B30B0C">
      <w:pPr>
        <w:shd w:val="clear" w:color="auto" w:fill="FFFFFF"/>
        <w:spacing w:after="0" w:line="360" w:lineRule="auto"/>
        <w:rPr>
          <w:ins w:id="58" w:author="Nichols, Virginia A" w:date="2020-02-22T20:02:00Z"/>
          <w:rFonts w:eastAsia="Times New Roman" w:cs="Calibri"/>
          <w:sz w:val="24"/>
          <w:szCs w:val="24"/>
        </w:rPr>
      </w:pPr>
    </w:p>
    <w:p w14:paraId="4BB38524" w14:textId="77777777" w:rsidR="00E7507D" w:rsidRDefault="00E7507D" w:rsidP="00B30B0C">
      <w:pPr>
        <w:shd w:val="clear" w:color="auto" w:fill="FFFFFF"/>
        <w:spacing w:after="0" w:line="360" w:lineRule="auto"/>
        <w:rPr>
          <w:rFonts w:eastAsia="Times New Roman" w:cstheme="minorHAnsi"/>
          <w:b/>
          <w:sz w:val="32"/>
          <w:szCs w:val="32"/>
        </w:rPr>
      </w:pPr>
    </w:p>
    <w:p w14:paraId="7385E18D" w14:textId="605F8664" w:rsidR="008029B9" w:rsidRPr="0042521F" w:rsidRDefault="008029B9" w:rsidP="00B30B0C">
      <w:pPr>
        <w:shd w:val="clear" w:color="auto" w:fill="FFFFFF"/>
        <w:spacing w:after="0" w:line="360" w:lineRule="auto"/>
        <w:rPr>
          <w:rFonts w:eastAsia="Times New Roman" w:cstheme="minorHAnsi"/>
          <w:b/>
          <w:sz w:val="32"/>
          <w:szCs w:val="32"/>
        </w:rPr>
      </w:pPr>
      <w:r w:rsidRPr="0042521F">
        <w:rPr>
          <w:rFonts w:eastAsia="Times New Roman" w:cstheme="minorHAnsi"/>
          <w:b/>
          <w:sz w:val="32"/>
          <w:szCs w:val="32"/>
        </w:rPr>
        <w:t>Methods</w:t>
      </w:r>
    </w:p>
    <w:p w14:paraId="6DAA3B20" w14:textId="77777777" w:rsidR="008029B9" w:rsidRPr="0042521F" w:rsidRDefault="008029B9" w:rsidP="00B30B0C">
      <w:pPr>
        <w:shd w:val="clear" w:color="auto" w:fill="FFFFFF"/>
        <w:spacing w:after="0" w:line="360" w:lineRule="auto"/>
        <w:rPr>
          <w:rFonts w:eastAsia="Times New Roman" w:cstheme="minorHAnsi"/>
          <w:sz w:val="24"/>
          <w:szCs w:val="24"/>
          <w:u w:val="single"/>
        </w:rPr>
      </w:pPr>
    </w:p>
    <w:p w14:paraId="73AD9CFD" w14:textId="722AC3E6" w:rsidR="0077460E" w:rsidRPr="0042521F" w:rsidRDefault="0077460E" w:rsidP="00B30B0C">
      <w:pPr>
        <w:shd w:val="clear" w:color="auto" w:fill="FFFFFF"/>
        <w:spacing w:after="0" w:line="360" w:lineRule="auto"/>
        <w:rPr>
          <w:rFonts w:eastAsia="Times New Roman" w:cstheme="minorHAnsi"/>
          <w:sz w:val="24"/>
          <w:szCs w:val="24"/>
          <w:u w:val="single"/>
        </w:rPr>
      </w:pPr>
      <w:r w:rsidRPr="0042521F">
        <w:rPr>
          <w:rFonts w:eastAsia="Times New Roman" w:cstheme="minorHAnsi"/>
          <w:sz w:val="24"/>
          <w:szCs w:val="24"/>
          <w:u w:val="single"/>
        </w:rPr>
        <w:t>Database search</w:t>
      </w:r>
    </w:p>
    <w:p w14:paraId="666C86D3" w14:textId="77777777" w:rsidR="0077460E" w:rsidRPr="0042521F" w:rsidRDefault="0077460E" w:rsidP="00B30B0C">
      <w:pPr>
        <w:shd w:val="clear" w:color="auto" w:fill="FFFFFF"/>
        <w:spacing w:after="0" w:line="360" w:lineRule="auto"/>
        <w:rPr>
          <w:rFonts w:eastAsia="Times New Roman" w:cstheme="minorHAnsi"/>
          <w:sz w:val="24"/>
          <w:szCs w:val="24"/>
        </w:rPr>
      </w:pPr>
    </w:p>
    <w:p w14:paraId="6C7D42A9" w14:textId="77777777" w:rsidR="0077460E" w:rsidRPr="0042521F" w:rsidRDefault="0077460E" w:rsidP="00B30B0C">
      <w:pPr>
        <w:shd w:val="clear" w:color="auto" w:fill="FFFFFF"/>
        <w:spacing w:after="0" w:line="360" w:lineRule="auto"/>
        <w:rPr>
          <w:rFonts w:eastAsia="Times New Roman" w:cstheme="minorHAnsi"/>
          <w:sz w:val="24"/>
          <w:szCs w:val="24"/>
        </w:rPr>
      </w:pPr>
      <w:r w:rsidRPr="0042521F">
        <w:rPr>
          <w:rFonts w:eastAsia="Times New Roman" w:cstheme="minorHAnsi"/>
          <w:sz w:val="24"/>
          <w:szCs w:val="24"/>
        </w:rPr>
        <w:t>We conducted a systematic search of relevant literature using ISI Web of Knowledge (</w:t>
      </w:r>
      <w:proofErr w:type="spellStart"/>
      <w:r w:rsidRPr="0042521F">
        <w:rPr>
          <w:rFonts w:eastAsia="Times New Roman" w:cstheme="minorHAnsi"/>
          <w:sz w:val="24"/>
          <w:szCs w:val="24"/>
        </w:rPr>
        <w:t>WoS</w:t>
      </w:r>
      <w:proofErr w:type="spellEnd"/>
      <w:r w:rsidRPr="0042521F">
        <w:rPr>
          <w:rFonts w:eastAsia="Times New Roman" w:cstheme="minorHAnsi"/>
          <w:sz w:val="24"/>
          <w:szCs w:val="24"/>
        </w:rPr>
        <w:t xml:space="preserve">, </w:t>
      </w:r>
    </w:p>
    <w:p w14:paraId="5EC03496" w14:textId="2D8C6922" w:rsidR="0042521F" w:rsidRPr="00E22AFA" w:rsidRDefault="008029B9" w:rsidP="00B30B0C">
      <w:pPr>
        <w:shd w:val="clear" w:color="auto" w:fill="FFFFFF"/>
        <w:spacing w:after="0" w:line="360" w:lineRule="auto"/>
        <w:rPr>
          <w:rFonts w:eastAsia="Times New Roman" w:cstheme="minorHAnsi"/>
          <w:sz w:val="24"/>
          <w:szCs w:val="24"/>
        </w:rPr>
      </w:pPr>
      <w:r w:rsidRPr="0042521F">
        <w:rPr>
          <w:rFonts w:eastAsia="Times New Roman" w:cstheme="minorHAnsi"/>
          <w:sz w:val="24"/>
          <w:szCs w:val="24"/>
        </w:rPr>
        <w:t xml:space="preserve">available online). A </w:t>
      </w:r>
      <w:r w:rsidR="0077460E" w:rsidRPr="0042521F">
        <w:rPr>
          <w:rFonts w:eastAsia="Times New Roman" w:cstheme="minorHAnsi"/>
          <w:sz w:val="24"/>
          <w:szCs w:val="24"/>
        </w:rPr>
        <w:t xml:space="preserve">literature </w:t>
      </w:r>
      <w:r w:rsidR="00017C62">
        <w:rPr>
          <w:rFonts w:eastAsia="Times New Roman" w:cstheme="minorHAnsi"/>
          <w:sz w:val="24"/>
          <w:szCs w:val="24"/>
        </w:rPr>
        <w:t xml:space="preserve">search </w:t>
      </w:r>
      <w:r w:rsidR="0077460E" w:rsidRPr="0042521F">
        <w:rPr>
          <w:rFonts w:eastAsia="Times New Roman" w:cstheme="minorHAnsi"/>
          <w:sz w:val="24"/>
          <w:szCs w:val="24"/>
        </w:rPr>
        <w:t>was conducted in October 2018 using the following Boolean string:</w:t>
      </w:r>
      <w:r w:rsidR="0077460E" w:rsidRPr="0042521F">
        <w:rPr>
          <w:rFonts w:cstheme="minorHAnsi"/>
          <w:color w:val="2A2D35"/>
          <w:sz w:val="24"/>
          <w:szCs w:val="24"/>
        </w:rPr>
        <w:t xml:space="preserve"> </w:t>
      </w:r>
      <w:r w:rsidR="0077460E" w:rsidRPr="0042521F">
        <w:rPr>
          <w:rFonts w:eastAsia="Times New Roman" w:cstheme="minorHAnsi"/>
          <w:sz w:val="24"/>
          <w:szCs w:val="24"/>
        </w:rPr>
        <w:t>(weed* AND ("cover crop*" OR "green manure" OR "catch crop*") AND ("corn" OR "maize" OR "soybean*")). This resulted in a total of 676 studies that were screened for eligibili</w:t>
      </w:r>
      <w:r w:rsidR="0077460E" w:rsidRPr="00E22AFA">
        <w:rPr>
          <w:rFonts w:eastAsia="Times New Roman" w:cstheme="minorHAnsi"/>
          <w:sz w:val="24"/>
          <w:szCs w:val="24"/>
        </w:rPr>
        <w:t xml:space="preserve">ty based on the following </w:t>
      </w:r>
      <w:r w:rsidR="0042521F" w:rsidRPr="00E22AFA">
        <w:rPr>
          <w:rFonts w:eastAsia="Times New Roman" w:cstheme="minorHAnsi"/>
          <w:sz w:val="24"/>
          <w:szCs w:val="24"/>
        </w:rPr>
        <w:t xml:space="preserve">three </w:t>
      </w:r>
      <w:r w:rsidR="0077460E" w:rsidRPr="00E22AFA">
        <w:rPr>
          <w:rFonts w:eastAsia="Times New Roman" w:cstheme="minorHAnsi"/>
          <w:sz w:val="24"/>
          <w:szCs w:val="24"/>
        </w:rPr>
        <w:t>criteria</w:t>
      </w:r>
      <w:r w:rsidR="0042521F" w:rsidRPr="00E22AFA">
        <w:rPr>
          <w:rFonts w:eastAsia="Times New Roman" w:cstheme="minorHAnsi"/>
          <w:sz w:val="24"/>
          <w:szCs w:val="24"/>
        </w:rPr>
        <w:t xml:space="preserve">: </w:t>
      </w:r>
    </w:p>
    <w:p w14:paraId="1B85DB49" w14:textId="37DDB358" w:rsidR="0042521F" w:rsidRPr="00E22AFA" w:rsidRDefault="00017C62" w:rsidP="00B30B0C">
      <w:pPr>
        <w:shd w:val="clear" w:color="auto" w:fill="FFFFFF"/>
        <w:spacing w:after="0" w:line="360" w:lineRule="auto"/>
        <w:rPr>
          <w:rFonts w:eastAsia="Times New Roman" w:cstheme="minorHAnsi"/>
          <w:sz w:val="24"/>
          <w:szCs w:val="24"/>
        </w:rPr>
      </w:pPr>
      <w:r>
        <w:rPr>
          <w:rFonts w:eastAsia="Times New Roman" w:cstheme="minorHAnsi"/>
          <w:sz w:val="24"/>
          <w:szCs w:val="24"/>
        </w:rPr>
        <w:t>(1</w:t>
      </w:r>
      <w:r w:rsidR="0077460E" w:rsidRPr="00E22AFA">
        <w:rPr>
          <w:rFonts w:eastAsia="Times New Roman" w:cstheme="minorHAnsi"/>
          <w:sz w:val="24"/>
          <w:szCs w:val="24"/>
        </w:rPr>
        <w:t xml:space="preserve">) </w:t>
      </w:r>
      <w:r w:rsidR="0042521F" w:rsidRPr="00E22AFA">
        <w:rPr>
          <w:rFonts w:eastAsia="Times New Roman" w:cstheme="minorHAnsi"/>
          <w:sz w:val="24"/>
          <w:szCs w:val="24"/>
        </w:rPr>
        <w:t>S</w:t>
      </w:r>
      <w:r w:rsidR="0077460E" w:rsidRPr="00E22AFA">
        <w:rPr>
          <w:rFonts w:eastAsia="Times New Roman" w:cstheme="minorHAnsi"/>
          <w:sz w:val="24"/>
          <w:szCs w:val="24"/>
        </w:rPr>
        <w:t xml:space="preserve">tudies must have been conducted in </w:t>
      </w:r>
      <w:r w:rsidR="007554FF" w:rsidRPr="00E22AFA">
        <w:rPr>
          <w:rFonts w:eastAsia="Times New Roman" w:cstheme="minorHAnsi"/>
          <w:sz w:val="24"/>
          <w:szCs w:val="24"/>
        </w:rPr>
        <w:t>a</w:t>
      </w:r>
      <w:r w:rsidR="0077460E" w:rsidRPr="00E22AFA">
        <w:rPr>
          <w:rFonts w:eastAsia="Times New Roman" w:cstheme="minorHAnsi"/>
          <w:sz w:val="24"/>
          <w:szCs w:val="24"/>
        </w:rPr>
        <w:t xml:space="preserve"> </w:t>
      </w:r>
      <w:r w:rsidR="007554FF" w:rsidRPr="00E22AFA">
        <w:rPr>
          <w:rFonts w:eastAsia="Times New Roman" w:cstheme="minorHAnsi"/>
          <w:sz w:val="24"/>
          <w:szCs w:val="24"/>
        </w:rPr>
        <w:t>US ‘</w:t>
      </w:r>
      <w:r w:rsidR="0077460E" w:rsidRPr="00E22AFA">
        <w:rPr>
          <w:rFonts w:eastAsia="Times New Roman" w:cstheme="minorHAnsi"/>
          <w:sz w:val="24"/>
          <w:szCs w:val="24"/>
        </w:rPr>
        <w:t>Corn Belt</w:t>
      </w:r>
      <w:r w:rsidR="007554FF" w:rsidRPr="00E22AFA">
        <w:rPr>
          <w:rFonts w:eastAsia="Times New Roman" w:cstheme="minorHAnsi"/>
          <w:sz w:val="24"/>
          <w:szCs w:val="24"/>
        </w:rPr>
        <w:t>’</w:t>
      </w:r>
      <w:r w:rsidR="0077460E" w:rsidRPr="00E22AFA">
        <w:rPr>
          <w:rFonts w:eastAsia="Times New Roman" w:cstheme="minorHAnsi"/>
          <w:sz w:val="24"/>
          <w:szCs w:val="24"/>
        </w:rPr>
        <w:t xml:space="preserve"> state, </w:t>
      </w:r>
      <w:r w:rsidR="0080510A" w:rsidRPr="00E22AFA">
        <w:rPr>
          <w:rFonts w:eastAsia="Times New Roman" w:cstheme="minorHAnsi"/>
          <w:sz w:val="24"/>
          <w:szCs w:val="24"/>
        </w:rPr>
        <w:t xml:space="preserve">defined </w:t>
      </w:r>
      <w:r w:rsidR="0080510A" w:rsidRPr="00E22AFA">
        <w:rPr>
          <w:rFonts w:eastAsia="Times New Roman" w:cstheme="minorHAnsi"/>
          <w:sz w:val="24"/>
          <w:szCs w:val="24"/>
        </w:rPr>
        <w:t xml:space="preserve">as a state in the </w:t>
      </w:r>
      <w:r w:rsidR="0077460E" w:rsidRPr="00E22AFA">
        <w:rPr>
          <w:rFonts w:eastAsia="Times New Roman" w:cstheme="minorHAnsi"/>
          <w:sz w:val="24"/>
          <w:szCs w:val="24"/>
        </w:rPr>
        <w:t xml:space="preserve">contiguous </w:t>
      </w:r>
      <w:r w:rsidR="0080510A" w:rsidRPr="00E22AFA">
        <w:rPr>
          <w:rFonts w:eastAsia="Times New Roman" w:cstheme="minorHAnsi"/>
          <w:sz w:val="24"/>
          <w:szCs w:val="24"/>
        </w:rPr>
        <w:t>Midwestern</w:t>
      </w:r>
      <w:r w:rsidR="0077460E" w:rsidRPr="00E22AFA">
        <w:rPr>
          <w:rFonts w:eastAsia="Times New Roman" w:cstheme="minorHAnsi"/>
          <w:sz w:val="24"/>
          <w:szCs w:val="24"/>
        </w:rPr>
        <w:t xml:space="preserve"> region with </w:t>
      </w:r>
      <w:r w:rsidR="0080510A" w:rsidRPr="00E22AFA">
        <w:rPr>
          <w:rFonts w:eastAsia="Times New Roman" w:cstheme="minorHAnsi"/>
          <w:sz w:val="24"/>
          <w:szCs w:val="24"/>
        </w:rPr>
        <w:t>th</w:t>
      </w:r>
      <w:r w:rsidR="0077460E" w:rsidRPr="00E22AFA">
        <w:rPr>
          <w:rFonts w:eastAsia="Times New Roman" w:cstheme="minorHAnsi"/>
          <w:sz w:val="24"/>
          <w:szCs w:val="24"/>
        </w:rPr>
        <w:t>e largest acreage</w:t>
      </w:r>
      <w:r w:rsidR="0080510A" w:rsidRPr="00E22AFA">
        <w:rPr>
          <w:rFonts w:eastAsia="Times New Roman" w:cstheme="minorHAnsi"/>
          <w:sz w:val="24"/>
          <w:szCs w:val="24"/>
        </w:rPr>
        <w:t>s</w:t>
      </w:r>
      <w:r w:rsidR="0077460E" w:rsidRPr="00E22AFA">
        <w:rPr>
          <w:rFonts w:eastAsia="Times New Roman" w:cstheme="minorHAnsi"/>
          <w:sz w:val="24"/>
          <w:szCs w:val="24"/>
        </w:rPr>
        <w:t xml:space="preserve"> of </w:t>
      </w:r>
      <w:r w:rsidR="007554FF" w:rsidRPr="00E22AFA">
        <w:rPr>
          <w:rFonts w:eastAsia="Times New Roman" w:cstheme="minorHAnsi"/>
          <w:sz w:val="24"/>
          <w:szCs w:val="24"/>
        </w:rPr>
        <w:t>maize</w:t>
      </w:r>
      <w:r w:rsidR="0077460E" w:rsidRPr="00E22AFA">
        <w:rPr>
          <w:rFonts w:eastAsia="Times New Roman" w:cstheme="minorHAnsi"/>
          <w:sz w:val="24"/>
          <w:szCs w:val="24"/>
        </w:rPr>
        <w:t xml:space="preserve"> acres harvested in the most recent </w:t>
      </w:r>
      <w:r w:rsidR="008029B9" w:rsidRPr="00E22AFA">
        <w:rPr>
          <w:rFonts w:eastAsia="Times New Roman" w:cstheme="minorHAnsi"/>
          <w:sz w:val="24"/>
          <w:szCs w:val="24"/>
        </w:rPr>
        <w:t xml:space="preserve">five </w:t>
      </w:r>
      <w:r w:rsidR="0077460E" w:rsidRPr="00E22AFA">
        <w:rPr>
          <w:rFonts w:eastAsia="Times New Roman" w:cstheme="minorHAnsi"/>
          <w:sz w:val="24"/>
          <w:szCs w:val="24"/>
        </w:rPr>
        <w:t>years</w:t>
      </w:r>
      <w:r w:rsidR="008029B9" w:rsidRPr="00E22AFA">
        <w:rPr>
          <w:rFonts w:eastAsia="Times New Roman" w:cstheme="minorHAnsi"/>
          <w:sz w:val="24"/>
          <w:szCs w:val="24"/>
        </w:rPr>
        <w:t xml:space="preserve"> of available data</w:t>
      </w:r>
      <w:r w:rsidR="00CA4EE7">
        <w:rPr>
          <w:rFonts w:eastAsia="Times New Roman" w:cstheme="minorHAnsi"/>
          <w:sz w:val="24"/>
          <w:szCs w:val="24"/>
        </w:rPr>
        <w:t xml:space="preserve"> </w:t>
      </w:r>
      <w:r w:rsidR="00CA4EE7" w:rsidRPr="007A4BFC">
        <w:rPr>
          <w:rFonts w:eastAsia="Times New Roman" w:cs="Calibri"/>
          <w:noProof/>
          <w:sz w:val="24"/>
          <w:szCs w:val="24"/>
        </w:rPr>
        <w:t>(US Department of Agriculture National Agricultural Statistics Service)</w:t>
      </w:r>
      <w:r w:rsidR="007554FF" w:rsidRPr="00E22AFA">
        <w:rPr>
          <w:rFonts w:eastAsia="Times New Roman" w:cstheme="minorHAnsi"/>
          <w:sz w:val="24"/>
          <w:szCs w:val="24"/>
        </w:rPr>
        <w:t xml:space="preserve"> including</w:t>
      </w:r>
      <w:r w:rsidR="007554FF" w:rsidRPr="00E22AFA">
        <w:rPr>
          <w:rFonts w:eastAsia="Times New Roman" w:cstheme="minorHAnsi"/>
          <w:sz w:val="24"/>
          <w:szCs w:val="24"/>
        </w:rPr>
        <w:t>:</w:t>
      </w:r>
      <w:r w:rsidR="0077460E" w:rsidRPr="00E22AFA">
        <w:rPr>
          <w:rFonts w:eastAsia="Times New Roman" w:cstheme="minorHAnsi"/>
          <w:sz w:val="24"/>
          <w:szCs w:val="24"/>
        </w:rPr>
        <w:t xml:space="preserve"> Illinois, Indiana, Iowa, Kansas, Michigan, Minnesota, Missouri, Nebraska, North Dakota, Ohio, South Dakota, and Wisconsin</w:t>
      </w:r>
      <w:r w:rsidR="00E22AFA" w:rsidRPr="00E22AFA">
        <w:rPr>
          <w:rFonts w:eastAsia="Times New Roman" w:cstheme="minorHAnsi"/>
          <w:sz w:val="24"/>
          <w:szCs w:val="24"/>
        </w:rPr>
        <w:t xml:space="preserve"> (Fig. 1)</w:t>
      </w:r>
    </w:p>
    <w:p w14:paraId="41017BEB" w14:textId="18233541" w:rsidR="0042521F" w:rsidRDefault="0042521F" w:rsidP="00B30B0C">
      <w:pPr>
        <w:shd w:val="clear" w:color="auto" w:fill="FFFFFF"/>
        <w:spacing w:after="0" w:line="360" w:lineRule="auto"/>
        <w:rPr>
          <w:rFonts w:eastAsia="Times New Roman" w:cstheme="minorHAnsi"/>
          <w:sz w:val="24"/>
          <w:szCs w:val="24"/>
        </w:rPr>
      </w:pPr>
      <w:r>
        <w:rPr>
          <w:rFonts w:eastAsia="Times New Roman" w:cstheme="minorHAnsi"/>
          <w:sz w:val="24"/>
          <w:szCs w:val="24"/>
        </w:rPr>
        <w:t>(</w:t>
      </w:r>
      <w:r w:rsidR="00017C62">
        <w:rPr>
          <w:rFonts w:eastAsia="Times New Roman" w:cstheme="minorHAnsi"/>
          <w:sz w:val="24"/>
          <w:szCs w:val="24"/>
        </w:rPr>
        <w:t>2</w:t>
      </w:r>
      <w:r w:rsidR="0077460E" w:rsidRPr="0042521F">
        <w:rPr>
          <w:rFonts w:eastAsia="Times New Roman" w:cstheme="minorHAnsi"/>
          <w:sz w:val="24"/>
          <w:szCs w:val="24"/>
        </w:rPr>
        <w:t xml:space="preserve">) </w:t>
      </w:r>
      <w:r>
        <w:rPr>
          <w:rFonts w:eastAsia="Times New Roman" w:cstheme="minorHAnsi"/>
          <w:sz w:val="24"/>
          <w:szCs w:val="24"/>
        </w:rPr>
        <w:t>S</w:t>
      </w:r>
      <w:r w:rsidR="0077460E" w:rsidRPr="0042521F">
        <w:rPr>
          <w:rFonts w:eastAsia="Times New Roman" w:cstheme="minorHAnsi"/>
          <w:sz w:val="24"/>
          <w:szCs w:val="24"/>
        </w:rPr>
        <w:t>tudies must have measured weed biomass and/or weed density</w:t>
      </w:r>
    </w:p>
    <w:p w14:paraId="4C2D0F3C" w14:textId="45F654AE" w:rsidR="0042521F" w:rsidRPr="0042521F" w:rsidRDefault="0042521F" w:rsidP="00B30B0C">
      <w:pPr>
        <w:shd w:val="clear" w:color="auto" w:fill="FFFFFF"/>
        <w:spacing w:after="0" w:line="360" w:lineRule="auto"/>
        <w:rPr>
          <w:rFonts w:eastAsia="Times New Roman" w:cstheme="minorHAnsi"/>
          <w:color w:val="FF0000"/>
          <w:sz w:val="24"/>
          <w:szCs w:val="24"/>
        </w:rPr>
      </w:pPr>
      <w:r>
        <w:rPr>
          <w:rFonts w:eastAsia="Times New Roman" w:cstheme="minorHAnsi"/>
          <w:sz w:val="24"/>
          <w:szCs w:val="24"/>
        </w:rPr>
        <w:lastRenderedPageBreak/>
        <w:t>(</w:t>
      </w:r>
      <w:r w:rsidR="00017C62">
        <w:rPr>
          <w:rFonts w:eastAsia="Times New Roman" w:cstheme="minorHAnsi"/>
          <w:sz w:val="24"/>
          <w:szCs w:val="24"/>
        </w:rPr>
        <w:t>3</w:t>
      </w:r>
      <w:r w:rsidR="0077460E" w:rsidRPr="0042521F">
        <w:rPr>
          <w:rFonts w:eastAsia="Times New Roman" w:cstheme="minorHAnsi"/>
          <w:sz w:val="24"/>
          <w:szCs w:val="24"/>
        </w:rPr>
        <w:t xml:space="preserve">) </w:t>
      </w:r>
      <w:r>
        <w:rPr>
          <w:rFonts w:eastAsia="Times New Roman" w:cstheme="minorHAnsi"/>
          <w:sz w:val="24"/>
          <w:szCs w:val="24"/>
        </w:rPr>
        <w:t>S</w:t>
      </w:r>
      <w:r w:rsidR="0077460E" w:rsidRPr="0042521F">
        <w:rPr>
          <w:rFonts w:eastAsia="Times New Roman" w:cstheme="minorHAnsi"/>
          <w:sz w:val="24"/>
          <w:szCs w:val="24"/>
        </w:rPr>
        <w:t xml:space="preserve">tudies must have included a treatment that tested the effects of a </w:t>
      </w:r>
      <w:r w:rsidR="00913733">
        <w:rPr>
          <w:rFonts w:eastAsia="Times New Roman" w:cstheme="minorHAnsi"/>
          <w:sz w:val="24"/>
          <w:szCs w:val="24"/>
        </w:rPr>
        <w:t>fall-planted</w:t>
      </w:r>
      <w:r w:rsidR="000A01C7">
        <w:rPr>
          <w:rFonts w:eastAsia="Times New Roman" w:cstheme="minorHAnsi"/>
          <w:sz w:val="24"/>
          <w:szCs w:val="24"/>
        </w:rPr>
        <w:t xml:space="preserve"> CC</w:t>
      </w:r>
      <w:r w:rsidR="0077460E" w:rsidRPr="0042521F">
        <w:rPr>
          <w:rFonts w:eastAsia="Times New Roman" w:cstheme="minorHAnsi"/>
          <w:sz w:val="24"/>
          <w:szCs w:val="24"/>
        </w:rPr>
        <w:t xml:space="preserve"> </w:t>
      </w:r>
      <w:r w:rsidR="00913733">
        <w:rPr>
          <w:rFonts w:eastAsia="Times New Roman" w:cstheme="minorHAnsi"/>
          <w:sz w:val="24"/>
          <w:szCs w:val="24"/>
        </w:rPr>
        <w:t xml:space="preserve">followed by </w:t>
      </w:r>
      <w:r w:rsidR="0077460E" w:rsidRPr="0042521F">
        <w:rPr>
          <w:rFonts w:eastAsia="Times New Roman" w:cstheme="minorHAnsi"/>
          <w:sz w:val="24"/>
          <w:szCs w:val="24"/>
        </w:rPr>
        <w:t xml:space="preserve">either </w:t>
      </w:r>
      <w:r w:rsidR="007554FF">
        <w:rPr>
          <w:rFonts w:eastAsia="Times New Roman" w:cstheme="minorHAnsi"/>
          <w:sz w:val="24"/>
          <w:szCs w:val="24"/>
        </w:rPr>
        <w:t>maize</w:t>
      </w:r>
      <w:r w:rsidR="0077460E" w:rsidRPr="0042521F">
        <w:rPr>
          <w:rFonts w:eastAsia="Times New Roman" w:cstheme="minorHAnsi"/>
          <w:sz w:val="24"/>
          <w:szCs w:val="24"/>
        </w:rPr>
        <w:t xml:space="preserve"> or soybean against a treatment that included no </w:t>
      </w:r>
      <w:r w:rsidR="000A01C7">
        <w:rPr>
          <w:rFonts w:eastAsia="Times New Roman" w:cstheme="minorHAnsi"/>
          <w:sz w:val="24"/>
          <w:szCs w:val="24"/>
        </w:rPr>
        <w:t>CC</w:t>
      </w:r>
      <w:r w:rsidR="007554FF">
        <w:rPr>
          <w:rFonts w:eastAsia="Times New Roman" w:cstheme="minorHAnsi"/>
          <w:sz w:val="24"/>
          <w:szCs w:val="24"/>
        </w:rPr>
        <w:t xml:space="preserve"> holding all other factors constant</w:t>
      </w:r>
      <w:r w:rsidR="0077460E" w:rsidRPr="0042521F">
        <w:rPr>
          <w:rFonts w:eastAsia="Times New Roman" w:cstheme="minorHAnsi"/>
          <w:sz w:val="24"/>
          <w:szCs w:val="24"/>
        </w:rPr>
        <w:t>.</w:t>
      </w:r>
    </w:p>
    <w:p w14:paraId="1C7350D2" w14:textId="50E7356F" w:rsidR="0077460E" w:rsidRDefault="0077460E" w:rsidP="00B30B0C">
      <w:pPr>
        <w:shd w:val="clear" w:color="auto" w:fill="FFFFFF"/>
        <w:spacing w:after="0" w:line="360" w:lineRule="auto"/>
        <w:rPr>
          <w:rFonts w:eastAsia="Times New Roman" w:cstheme="minorHAnsi"/>
          <w:i/>
          <w:sz w:val="24"/>
          <w:szCs w:val="24"/>
        </w:rPr>
      </w:pPr>
      <w:r w:rsidRPr="0042521F">
        <w:rPr>
          <w:rFonts w:eastAsia="Times New Roman" w:cstheme="minorHAnsi"/>
          <w:sz w:val="24"/>
          <w:szCs w:val="24"/>
        </w:rPr>
        <w:t>F</w:t>
      </w:r>
      <w:r w:rsidR="008029B9" w:rsidRPr="0042521F">
        <w:rPr>
          <w:rFonts w:eastAsia="Times New Roman" w:cstheme="minorHAnsi"/>
          <w:sz w:val="24"/>
          <w:szCs w:val="24"/>
        </w:rPr>
        <w:t>rom this search, we screened the full text of 220</w:t>
      </w:r>
      <w:r w:rsidRPr="0042521F">
        <w:rPr>
          <w:rFonts w:eastAsia="Times New Roman" w:cstheme="minorHAnsi"/>
          <w:sz w:val="24"/>
          <w:szCs w:val="24"/>
        </w:rPr>
        <w:t xml:space="preserve"> articles for inclusion in the database</w:t>
      </w:r>
      <w:r w:rsidR="00D41CFD">
        <w:rPr>
          <w:rFonts w:eastAsia="Times New Roman" w:cstheme="minorHAnsi"/>
          <w:sz w:val="24"/>
          <w:szCs w:val="24"/>
        </w:rPr>
        <w:t>. From this, 1</w:t>
      </w:r>
      <w:r w:rsidRPr="0042521F">
        <w:rPr>
          <w:rFonts w:eastAsia="Times New Roman" w:cstheme="minorHAnsi"/>
          <w:sz w:val="24"/>
          <w:szCs w:val="24"/>
        </w:rPr>
        <w:t xml:space="preserve">5 </w:t>
      </w:r>
      <w:r w:rsidR="00FF1E71">
        <w:rPr>
          <w:rFonts w:eastAsia="Times New Roman" w:cstheme="minorHAnsi"/>
          <w:sz w:val="24"/>
          <w:szCs w:val="24"/>
        </w:rPr>
        <w:t>articles</w:t>
      </w:r>
      <w:r w:rsidR="00D41CFD">
        <w:rPr>
          <w:rFonts w:eastAsia="Times New Roman" w:cstheme="minorHAnsi"/>
          <w:sz w:val="24"/>
          <w:szCs w:val="24"/>
        </w:rPr>
        <w:t xml:space="preserve"> met our three criteria</w:t>
      </w:r>
      <w:r w:rsidR="00A77BD6">
        <w:rPr>
          <w:rFonts w:eastAsia="Times New Roman" w:cstheme="minorHAnsi"/>
          <w:sz w:val="24"/>
          <w:szCs w:val="24"/>
        </w:rPr>
        <w:t xml:space="preserve"> (</w:t>
      </w:r>
      <w:r w:rsidR="00017C62" w:rsidRPr="00017C62">
        <w:rPr>
          <w:rFonts w:eastAsia="Times New Roman" w:cstheme="minorHAnsi"/>
          <w:sz w:val="24"/>
          <w:szCs w:val="24"/>
        </w:rPr>
        <w:t>S</w:t>
      </w:r>
      <w:r w:rsidR="009F5284" w:rsidRPr="00017C62">
        <w:rPr>
          <w:rFonts w:eastAsia="Times New Roman" w:cstheme="minorHAnsi"/>
          <w:sz w:val="24"/>
          <w:szCs w:val="24"/>
        </w:rPr>
        <w:t>1</w:t>
      </w:r>
      <w:r w:rsidR="00A77BD6">
        <w:rPr>
          <w:rFonts w:eastAsia="Times New Roman" w:cstheme="minorHAnsi"/>
          <w:sz w:val="24"/>
          <w:szCs w:val="24"/>
        </w:rPr>
        <w:t>)</w:t>
      </w:r>
      <w:r w:rsidR="00FF1E71">
        <w:rPr>
          <w:rFonts w:eastAsia="Times New Roman" w:cstheme="minorHAnsi"/>
          <w:sz w:val="24"/>
          <w:szCs w:val="24"/>
        </w:rPr>
        <w:t>.</w:t>
      </w:r>
      <w:r w:rsidR="00A77BD6">
        <w:rPr>
          <w:rFonts w:eastAsia="Times New Roman" w:cstheme="minorHAnsi"/>
          <w:i/>
          <w:sz w:val="24"/>
          <w:szCs w:val="24"/>
        </w:rPr>
        <w:t xml:space="preserve"> </w:t>
      </w:r>
    </w:p>
    <w:p w14:paraId="1BEB69F6" w14:textId="314CBBFD" w:rsidR="007170BB" w:rsidRDefault="007170BB" w:rsidP="00B30B0C">
      <w:pPr>
        <w:shd w:val="clear" w:color="auto" w:fill="FFFFFF"/>
        <w:spacing w:after="0" w:line="360" w:lineRule="auto"/>
        <w:rPr>
          <w:rFonts w:eastAsia="Times New Roman" w:cstheme="minorHAnsi"/>
          <w:i/>
          <w:sz w:val="24"/>
          <w:szCs w:val="24"/>
        </w:rPr>
      </w:pPr>
    </w:p>
    <w:p w14:paraId="0EF052D9" w14:textId="77777777" w:rsidR="0077460E" w:rsidRPr="0042521F" w:rsidRDefault="0077460E" w:rsidP="00B30B0C">
      <w:pPr>
        <w:shd w:val="clear" w:color="auto" w:fill="FFFFFF"/>
        <w:spacing w:after="0" w:line="360" w:lineRule="auto"/>
        <w:rPr>
          <w:rFonts w:eastAsia="Times New Roman" w:cstheme="minorHAnsi"/>
          <w:sz w:val="24"/>
          <w:szCs w:val="24"/>
        </w:rPr>
      </w:pPr>
    </w:p>
    <w:p w14:paraId="34A6F80B" w14:textId="7A166712" w:rsidR="0077460E" w:rsidRPr="0042521F" w:rsidRDefault="0077460E" w:rsidP="00B30B0C">
      <w:pPr>
        <w:shd w:val="clear" w:color="auto" w:fill="FFFFFF"/>
        <w:spacing w:after="0" w:line="360" w:lineRule="auto"/>
        <w:rPr>
          <w:rFonts w:eastAsia="Times New Roman" w:cstheme="minorHAnsi"/>
          <w:sz w:val="24"/>
          <w:szCs w:val="24"/>
          <w:u w:val="single"/>
        </w:rPr>
      </w:pPr>
      <w:r w:rsidRPr="0042521F">
        <w:rPr>
          <w:rFonts w:eastAsia="Times New Roman" w:cstheme="minorHAnsi"/>
          <w:sz w:val="24"/>
          <w:szCs w:val="24"/>
          <w:u w:val="single"/>
        </w:rPr>
        <w:t xml:space="preserve">Database </w:t>
      </w:r>
      <w:r w:rsidR="008029B9" w:rsidRPr="0042521F">
        <w:rPr>
          <w:rFonts w:eastAsia="Times New Roman" w:cstheme="minorHAnsi"/>
          <w:sz w:val="24"/>
          <w:szCs w:val="24"/>
          <w:u w:val="single"/>
        </w:rPr>
        <w:t>development</w:t>
      </w:r>
    </w:p>
    <w:p w14:paraId="04869418" w14:textId="77777777" w:rsidR="0077460E" w:rsidRPr="0042521F" w:rsidRDefault="0077460E" w:rsidP="00B30B0C">
      <w:pPr>
        <w:shd w:val="clear" w:color="auto" w:fill="FFFFFF"/>
        <w:spacing w:after="0" w:line="360" w:lineRule="auto"/>
        <w:rPr>
          <w:rFonts w:eastAsia="Times New Roman" w:cstheme="minorHAnsi"/>
          <w:sz w:val="24"/>
          <w:szCs w:val="24"/>
        </w:rPr>
      </w:pPr>
    </w:p>
    <w:p w14:paraId="7631AA4C" w14:textId="3B72666D" w:rsidR="00EC1301" w:rsidRPr="00E22AFA" w:rsidRDefault="007554FF" w:rsidP="00B30B0C">
      <w:pPr>
        <w:shd w:val="clear" w:color="auto" w:fill="FFFFFF"/>
        <w:spacing w:after="0" w:line="360" w:lineRule="auto"/>
        <w:rPr>
          <w:rFonts w:eastAsia="Times New Roman" w:cstheme="minorHAnsi"/>
          <w:sz w:val="24"/>
          <w:szCs w:val="24"/>
        </w:rPr>
      </w:pPr>
      <w:r>
        <w:rPr>
          <w:rFonts w:eastAsia="Times New Roman" w:cstheme="minorHAnsi"/>
          <w:sz w:val="24"/>
          <w:szCs w:val="24"/>
        </w:rPr>
        <w:t xml:space="preserve">We </w:t>
      </w:r>
      <w:r w:rsidR="00E22AFA">
        <w:rPr>
          <w:rFonts w:eastAsia="Times New Roman" w:cstheme="minorHAnsi"/>
          <w:sz w:val="24"/>
          <w:szCs w:val="24"/>
        </w:rPr>
        <w:t>included</w:t>
      </w:r>
      <w:r>
        <w:rPr>
          <w:rFonts w:eastAsia="Times New Roman" w:cstheme="minorHAnsi"/>
          <w:sz w:val="24"/>
          <w:szCs w:val="24"/>
        </w:rPr>
        <w:t xml:space="preserve"> weed biomass</w:t>
      </w:r>
      <w:r w:rsidR="00E22AFA">
        <w:rPr>
          <w:rFonts w:eastAsia="Times New Roman" w:cstheme="minorHAnsi"/>
          <w:sz w:val="24"/>
          <w:szCs w:val="24"/>
        </w:rPr>
        <w:t>,</w:t>
      </w:r>
      <w:r>
        <w:rPr>
          <w:rFonts w:eastAsia="Times New Roman" w:cstheme="minorHAnsi"/>
          <w:sz w:val="24"/>
          <w:szCs w:val="24"/>
        </w:rPr>
        <w:t xml:space="preserve"> weed density</w:t>
      </w:r>
      <w:r w:rsidR="00E22AFA">
        <w:rPr>
          <w:rFonts w:eastAsia="Times New Roman" w:cstheme="minorHAnsi"/>
          <w:sz w:val="24"/>
          <w:szCs w:val="24"/>
        </w:rPr>
        <w:t>, and cash crop yield</w:t>
      </w:r>
      <w:r>
        <w:rPr>
          <w:rFonts w:eastAsia="Times New Roman" w:cstheme="minorHAnsi"/>
          <w:sz w:val="24"/>
          <w:szCs w:val="24"/>
        </w:rPr>
        <w:t xml:space="preserve"> as our response variables</w:t>
      </w:r>
      <w:r w:rsidR="00E22AFA">
        <w:rPr>
          <w:rFonts w:eastAsia="Times New Roman" w:cstheme="minorHAnsi"/>
          <w:sz w:val="24"/>
          <w:szCs w:val="24"/>
        </w:rPr>
        <w:t xml:space="preserve"> in our database</w:t>
      </w:r>
      <w:r>
        <w:rPr>
          <w:rFonts w:eastAsia="Times New Roman" w:cstheme="minorHAnsi"/>
          <w:sz w:val="24"/>
          <w:szCs w:val="24"/>
        </w:rPr>
        <w:t xml:space="preserve">. Values were recorded in a paired format, requiring the response variable to be measured in </w:t>
      </w:r>
      <w:r w:rsidR="00D42EBA" w:rsidRPr="0042521F">
        <w:rPr>
          <w:rFonts w:eastAsia="Times New Roman" w:cstheme="minorHAnsi"/>
          <w:sz w:val="24"/>
          <w:szCs w:val="24"/>
        </w:rPr>
        <w:t>the same crop</w:t>
      </w:r>
      <w:r>
        <w:rPr>
          <w:rFonts w:eastAsia="Times New Roman" w:cstheme="minorHAnsi"/>
          <w:sz w:val="24"/>
          <w:szCs w:val="24"/>
        </w:rPr>
        <w:t xml:space="preserve"> at the same time with all </w:t>
      </w:r>
      <w:r w:rsidR="00D41CFD">
        <w:rPr>
          <w:rFonts w:eastAsia="Times New Roman" w:cstheme="minorHAnsi"/>
          <w:sz w:val="24"/>
          <w:szCs w:val="24"/>
        </w:rPr>
        <w:t>aspects</w:t>
      </w:r>
      <w:r>
        <w:rPr>
          <w:rFonts w:eastAsia="Times New Roman" w:cstheme="minorHAnsi"/>
          <w:sz w:val="24"/>
          <w:szCs w:val="24"/>
        </w:rPr>
        <w:t xml:space="preserve"> of management held constant </w:t>
      </w:r>
      <w:r w:rsidR="0043666B">
        <w:rPr>
          <w:rFonts w:eastAsia="Times New Roman" w:cstheme="minorHAnsi"/>
          <w:sz w:val="24"/>
          <w:szCs w:val="24"/>
        </w:rPr>
        <w:t>except</w:t>
      </w:r>
      <w:r>
        <w:rPr>
          <w:rFonts w:eastAsia="Times New Roman" w:cstheme="minorHAnsi"/>
          <w:sz w:val="24"/>
          <w:szCs w:val="24"/>
        </w:rPr>
        <w:t xml:space="preserve"> for a treatment of</w:t>
      </w:r>
      <w:r w:rsidR="00D41CFD">
        <w:rPr>
          <w:rFonts w:eastAsia="Times New Roman" w:cstheme="minorHAnsi"/>
          <w:sz w:val="24"/>
          <w:szCs w:val="24"/>
        </w:rPr>
        <w:t xml:space="preserve"> a</w:t>
      </w:r>
      <w:r>
        <w:rPr>
          <w:rFonts w:eastAsia="Times New Roman" w:cstheme="minorHAnsi"/>
          <w:sz w:val="24"/>
          <w:szCs w:val="24"/>
        </w:rPr>
        <w:t xml:space="preserve"> fall-planted </w:t>
      </w:r>
      <w:r w:rsidR="000A01C7">
        <w:rPr>
          <w:rFonts w:eastAsia="Times New Roman" w:cstheme="minorHAnsi"/>
          <w:sz w:val="24"/>
          <w:szCs w:val="24"/>
        </w:rPr>
        <w:t>CC</w:t>
      </w:r>
      <w:r>
        <w:rPr>
          <w:rFonts w:eastAsia="Times New Roman" w:cstheme="minorHAnsi"/>
          <w:sz w:val="24"/>
          <w:szCs w:val="24"/>
        </w:rPr>
        <w:t xml:space="preserve">. </w:t>
      </w:r>
      <w:r w:rsidR="00A22853">
        <w:rPr>
          <w:rFonts w:eastAsia="Times New Roman" w:cstheme="minorHAnsi"/>
          <w:sz w:val="24"/>
          <w:szCs w:val="24"/>
        </w:rPr>
        <w:t xml:space="preserve">Data were recorded for each site-year separately or averaged, depending on how they were reported. No zero values were reported. </w:t>
      </w:r>
      <w:r w:rsidR="00EA2BE3">
        <w:rPr>
          <w:rFonts w:eastAsia="Times New Roman"/>
          <w:sz w:val="24"/>
          <w:szCs w:val="24"/>
        </w:rPr>
        <w:t>Extracted</w:t>
      </w:r>
      <w:r w:rsidR="00672EB1" w:rsidRPr="00FD6404">
        <w:rPr>
          <w:rFonts w:eastAsia="Times New Roman"/>
          <w:sz w:val="24"/>
          <w:szCs w:val="24"/>
        </w:rPr>
        <w:t xml:space="preserve"> data included information pertaining to geographical location</w:t>
      </w:r>
      <w:r w:rsidR="00FD6404">
        <w:rPr>
          <w:rFonts w:eastAsia="Times New Roman"/>
          <w:sz w:val="24"/>
          <w:szCs w:val="24"/>
        </w:rPr>
        <w:t xml:space="preserve"> and</w:t>
      </w:r>
      <w:r w:rsidR="00672EB1" w:rsidRPr="00FD6404">
        <w:rPr>
          <w:rFonts w:eastAsia="Times New Roman"/>
          <w:sz w:val="24"/>
          <w:szCs w:val="24"/>
        </w:rPr>
        <w:t xml:space="preserve"> </w:t>
      </w:r>
      <w:r w:rsidR="00672EB1" w:rsidRPr="00FD6404">
        <w:rPr>
          <w:rFonts w:eastAsia="Times New Roman"/>
          <w:sz w:val="24"/>
          <w:szCs w:val="24"/>
        </w:rPr>
        <w:t>soil characteristics</w:t>
      </w:r>
      <w:r w:rsidR="00FD6404">
        <w:rPr>
          <w:rFonts w:eastAsia="Times New Roman"/>
          <w:sz w:val="24"/>
          <w:szCs w:val="24"/>
        </w:rPr>
        <w:t xml:space="preserve"> of the study;</w:t>
      </w:r>
      <w:r w:rsidR="00672EB1" w:rsidRPr="00FD6404">
        <w:rPr>
          <w:rFonts w:eastAsia="Times New Roman"/>
          <w:sz w:val="24"/>
          <w:szCs w:val="24"/>
        </w:rPr>
        <w:t xml:space="preserve"> cash</w:t>
      </w:r>
      <w:r w:rsidR="000A01C7">
        <w:rPr>
          <w:rFonts w:eastAsia="Times New Roman"/>
          <w:sz w:val="24"/>
          <w:szCs w:val="24"/>
        </w:rPr>
        <w:t xml:space="preserve"> and CC</w:t>
      </w:r>
      <w:r w:rsidR="00672EB1" w:rsidRPr="00FD6404">
        <w:rPr>
          <w:rFonts w:eastAsia="Times New Roman"/>
          <w:sz w:val="24"/>
          <w:szCs w:val="24"/>
        </w:rPr>
        <w:t xml:space="preserve"> management </w:t>
      </w:r>
      <w:r w:rsidR="00FD6404">
        <w:rPr>
          <w:rFonts w:eastAsia="Times New Roman"/>
          <w:sz w:val="24"/>
          <w:szCs w:val="24"/>
        </w:rPr>
        <w:t xml:space="preserve">such as </w:t>
      </w:r>
      <w:r w:rsidR="00672EB1" w:rsidRPr="00FD6404">
        <w:rPr>
          <w:rFonts w:eastAsia="Times New Roman"/>
          <w:sz w:val="24"/>
          <w:szCs w:val="24"/>
        </w:rPr>
        <w:t xml:space="preserve">tillage system, </w:t>
      </w:r>
      <w:r w:rsidR="00FD6404">
        <w:rPr>
          <w:rFonts w:eastAsia="Times New Roman"/>
          <w:sz w:val="24"/>
          <w:szCs w:val="24"/>
        </w:rPr>
        <w:t>CC</w:t>
      </w:r>
      <w:r w:rsidR="00672EB1" w:rsidRPr="00FD6404">
        <w:rPr>
          <w:rFonts w:eastAsia="Times New Roman"/>
          <w:sz w:val="24"/>
          <w:szCs w:val="24"/>
        </w:rPr>
        <w:t xml:space="preserve"> termination method</w:t>
      </w:r>
      <w:r w:rsidR="00FD6404">
        <w:rPr>
          <w:rFonts w:eastAsia="Times New Roman"/>
          <w:sz w:val="24"/>
          <w:szCs w:val="24"/>
        </w:rPr>
        <w:t>, planting and termination dates, and species; and experimental information such as</w:t>
      </w:r>
      <w:r w:rsidR="00672EB1" w:rsidRPr="00FD6404">
        <w:rPr>
          <w:rFonts w:eastAsia="Times New Roman"/>
          <w:sz w:val="24"/>
          <w:szCs w:val="24"/>
        </w:rPr>
        <w:t xml:space="preserve"> </w:t>
      </w:r>
      <w:r w:rsidR="00672EB1">
        <w:rPr>
          <w:rFonts w:eastAsia="Times New Roman"/>
          <w:sz w:val="24"/>
          <w:szCs w:val="24"/>
        </w:rPr>
        <w:t>timing of weed measurements</w:t>
      </w:r>
      <w:r w:rsidR="00FD6404">
        <w:rPr>
          <w:rFonts w:eastAsia="Times New Roman"/>
          <w:sz w:val="24"/>
          <w:szCs w:val="24"/>
        </w:rPr>
        <w:t xml:space="preserve"> and</w:t>
      </w:r>
      <w:r w:rsidR="00672EB1">
        <w:rPr>
          <w:rFonts w:eastAsia="Times New Roman"/>
          <w:sz w:val="24"/>
          <w:szCs w:val="24"/>
        </w:rPr>
        <w:t xml:space="preserve"> </w:t>
      </w:r>
      <w:r w:rsidR="00FD6404">
        <w:rPr>
          <w:rFonts w:eastAsia="Times New Roman"/>
          <w:sz w:val="24"/>
          <w:szCs w:val="24"/>
        </w:rPr>
        <w:t>type of weed</w:t>
      </w:r>
      <w:r w:rsidR="00672EB1" w:rsidRPr="00FD6404">
        <w:rPr>
          <w:rFonts w:eastAsia="Times New Roman"/>
          <w:sz w:val="24"/>
          <w:szCs w:val="24"/>
        </w:rPr>
        <w:t xml:space="preserve"> (Table </w:t>
      </w:r>
      <w:r w:rsidR="00D63120">
        <w:rPr>
          <w:rFonts w:eastAsia="Times New Roman"/>
          <w:sz w:val="24"/>
          <w:szCs w:val="24"/>
        </w:rPr>
        <w:t>1</w:t>
      </w:r>
      <w:r w:rsidR="00672EB1" w:rsidRPr="00FD6404">
        <w:rPr>
          <w:rFonts w:eastAsia="Times New Roman"/>
          <w:sz w:val="24"/>
          <w:szCs w:val="24"/>
        </w:rPr>
        <w:t>).</w:t>
      </w:r>
      <w:r w:rsidR="00E22AFA">
        <w:rPr>
          <w:rFonts w:eastAsia="Times New Roman" w:cstheme="minorHAnsi"/>
          <w:sz w:val="24"/>
          <w:szCs w:val="24"/>
        </w:rPr>
        <w:t xml:space="preserve"> </w:t>
      </w:r>
      <w:r w:rsidR="00FD6404">
        <w:rPr>
          <w:rFonts w:eastAsia="Times New Roman"/>
          <w:sz w:val="24"/>
          <w:szCs w:val="24"/>
        </w:rPr>
        <w:t>A</w:t>
      </w:r>
      <w:r w:rsidR="00EC1301" w:rsidRPr="00FD6404">
        <w:rPr>
          <w:rFonts w:eastAsia="Times New Roman"/>
          <w:sz w:val="24"/>
          <w:szCs w:val="24"/>
        </w:rPr>
        <w:t>ridity index, an integrated measure of temperature, precipitation and potential evapotranspiration</w:t>
      </w:r>
      <w:r w:rsidR="00FD6404">
        <w:rPr>
          <w:rFonts w:eastAsia="Times New Roman"/>
          <w:sz w:val="24"/>
          <w:szCs w:val="24"/>
        </w:rPr>
        <w:t>,</w:t>
      </w:r>
      <w:r w:rsidR="00EC1301" w:rsidRPr="00FD6404">
        <w:rPr>
          <w:rFonts w:eastAsia="Times New Roman"/>
          <w:sz w:val="24"/>
          <w:szCs w:val="24"/>
        </w:rPr>
        <w:t xml:space="preserve"> w</w:t>
      </w:r>
      <w:r w:rsidR="00FD6404">
        <w:rPr>
          <w:rFonts w:eastAsia="Times New Roman"/>
          <w:sz w:val="24"/>
          <w:szCs w:val="24"/>
        </w:rPr>
        <w:t>as</w:t>
      </w:r>
      <w:r w:rsidR="00EC1301" w:rsidRPr="00FD6404">
        <w:rPr>
          <w:rFonts w:eastAsia="Times New Roman"/>
          <w:sz w:val="24"/>
          <w:szCs w:val="24"/>
        </w:rPr>
        <w:t xml:space="preserve"> derived from location coordinates using the CGIAR-CSI Global-Aridity and Global-PET databases</w:t>
      </w:r>
      <w:r w:rsidR="00C059FC">
        <w:rPr>
          <w:rFonts w:eastAsia="Times New Roman"/>
          <w:sz w:val="24"/>
          <w:szCs w:val="24"/>
        </w:rPr>
        <w:t xml:space="preserve"> </w:t>
      </w:r>
      <w:r w:rsidR="00C059FC" w:rsidRPr="00C059FC">
        <w:rPr>
          <w:rFonts w:eastAsia="Times New Roman"/>
          <w:noProof/>
          <w:sz w:val="24"/>
          <w:szCs w:val="24"/>
        </w:rPr>
        <w:t>(Zomer et al. 2008)</w:t>
      </w:r>
      <w:r w:rsidR="00C059FC">
        <w:rPr>
          <w:rFonts w:eastAsia="Times New Roman"/>
          <w:sz w:val="24"/>
          <w:szCs w:val="24"/>
        </w:rPr>
        <w:t>.</w:t>
      </w:r>
      <w:r w:rsidR="00411506">
        <w:rPr>
          <w:rFonts w:eastAsia="Times New Roman"/>
          <w:sz w:val="24"/>
          <w:szCs w:val="24"/>
        </w:rPr>
        <w:t xml:space="preserve"> All measurements were </w:t>
      </w:r>
      <w:r w:rsidR="00411506">
        <w:rPr>
          <w:rFonts w:eastAsia="Times New Roman"/>
          <w:sz w:val="24"/>
          <w:szCs w:val="24"/>
        </w:rPr>
        <w:t>taken in plots where the treatments had been in place five or less years, with over 95% of the measurements being taken in treatments imposed the same or previous c</w:t>
      </w:r>
      <w:r w:rsidR="00E6424F">
        <w:rPr>
          <w:rFonts w:eastAsia="Times New Roman"/>
          <w:sz w:val="24"/>
          <w:szCs w:val="24"/>
        </w:rPr>
        <w:t>alendar</w:t>
      </w:r>
      <w:r w:rsidR="00411506">
        <w:rPr>
          <w:rFonts w:eastAsia="Times New Roman"/>
          <w:sz w:val="24"/>
          <w:szCs w:val="24"/>
        </w:rPr>
        <w:t xml:space="preserve"> year; we were therefore unable to include the duration of the experiment as a possible explanatory variable. </w:t>
      </w:r>
    </w:p>
    <w:p w14:paraId="046AE60A" w14:textId="77777777" w:rsidR="00D41CFD" w:rsidRDefault="00D41CFD" w:rsidP="00B30B0C">
      <w:pPr>
        <w:shd w:val="clear" w:color="auto" w:fill="FFFFFF"/>
        <w:spacing w:after="0" w:line="360" w:lineRule="auto"/>
        <w:rPr>
          <w:rFonts w:eastAsia="Times New Roman" w:cstheme="minorHAnsi"/>
          <w:sz w:val="24"/>
          <w:szCs w:val="24"/>
        </w:rPr>
      </w:pPr>
    </w:p>
    <w:p w14:paraId="49C5E5CE" w14:textId="77777777" w:rsidR="0077460E" w:rsidRPr="0042521F" w:rsidRDefault="0077460E" w:rsidP="00B30B0C">
      <w:pPr>
        <w:shd w:val="clear" w:color="auto" w:fill="FFFFFF"/>
        <w:spacing w:after="0" w:line="360" w:lineRule="auto"/>
        <w:rPr>
          <w:rFonts w:eastAsia="Times New Roman" w:cstheme="minorHAnsi"/>
          <w:sz w:val="24"/>
          <w:szCs w:val="24"/>
          <w:u w:val="single"/>
        </w:rPr>
      </w:pPr>
      <w:r w:rsidRPr="0042521F">
        <w:rPr>
          <w:rFonts w:eastAsia="Times New Roman" w:cstheme="minorHAnsi"/>
          <w:sz w:val="24"/>
          <w:szCs w:val="24"/>
          <w:u w:val="single"/>
        </w:rPr>
        <w:t>Statistical analysis</w:t>
      </w:r>
    </w:p>
    <w:p w14:paraId="480DF01E" w14:textId="23D3BA51" w:rsidR="0077460E" w:rsidRDefault="0077460E" w:rsidP="00B30B0C">
      <w:pPr>
        <w:shd w:val="clear" w:color="auto" w:fill="FFFFFF"/>
        <w:spacing w:after="0" w:line="360" w:lineRule="auto"/>
        <w:rPr>
          <w:rFonts w:eastAsia="Times New Roman" w:cstheme="minorHAnsi"/>
          <w:sz w:val="24"/>
          <w:szCs w:val="24"/>
        </w:rPr>
      </w:pPr>
    </w:p>
    <w:p w14:paraId="26C371C6" w14:textId="77777777" w:rsidR="00C071A8" w:rsidRPr="007A4BFC" w:rsidRDefault="00C071A8" w:rsidP="00B30B0C">
      <w:pPr>
        <w:shd w:val="clear" w:color="auto" w:fill="FFFFFF"/>
        <w:spacing w:after="0" w:line="360" w:lineRule="auto"/>
        <w:rPr>
          <w:rFonts w:eastAsia="Times New Roman" w:cs="Calibri"/>
          <w:sz w:val="24"/>
          <w:szCs w:val="24"/>
        </w:rPr>
      </w:pPr>
      <w:r w:rsidRPr="007A4BFC">
        <w:rPr>
          <w:rFonts w:eastAsia="Times New Roman" w:cs="Calibri"/>
          <w:sz w:val="24"/>
          <w:szCs w:val="24"/>
        </w:rPr>
        <w:t xml:space="preserve">All data manipulation and statistical modelling was done in R version 3.6.1 </w:t>
      </w:r>
      <w:r w:rsidR="00C27780" w:rsidRPr="007A4BFC">
        <w:rPr>
          <w:rFonts w:eastAsia="Times New Roman" w:cs="Calibri"/>
          <w:noProof/>
          <w:sz w:val="24"/>
          <w:szCs w:val="24"/>
        </w:rPr>
        <w:t>(R Core Team)</w:t>
      </w:r>
      <w:r w:rsidRPr="007A4BFC">
        <w:rPr>
          <w:rFonts w:eastAsia="Times New Roman" w:cs="Calibri"/>
          <w:sz w:val="24"/>
          <w:szCs w:val="24"/>
        </w:rPr>
        <w:t xml:space="preserve"> using the </w:t>
      </w:r>
      <w:proofErr w:type="spellStart"/>
      <w:r w:rsidRPr="007A4BFC">
        <w:rPr>
          <w:rFonts w:eastAsia="Times New Roman" w:cs="Calibri"/>
          <w:sz w:val="24"/>
          <w:szCs w:val="24"/>
        </w:rPr>
        <w:t>tidyverse</w:t>
      </w:r>
      <w:proofErr w:type="spellEnd"/>
      <w:r w:rsidRPr="007A4BFC">
        <w:rPr>
          <w:rFonts w:eastAsia="Times New Roman" w:cs="Calibri"/>
          <w:sz w:val="24"/>
          <w:szCs w:val="24"/>
        </w:rPr>
        <w:t xml:space="preserve"> meta-package</w:t>
      </w:r>
      <w:r w:rsidR="00E6424F" w:rsidRPr="007A4BFC">
        <w:rPr>
          <w:rFonts w:eastAsia="Times New Roman" w:cs="Calibri"/>
          <w:sz w:val="24"/>
          <w:szCs w:val="24"/>
        </w:rPr>
        <w:t xml:space="preserve"> </w:t>
      </w:r>
      <w:r w:rsidR="00E6424F" w:rsidRPr="007A4BFC">
        <w:rPr>
          <w:rFonts w:eastAsia="Times New Roman" w:cs="Calibri"/>
          <w:noProof/>
          <w:sz w:val="24"/>
          <w:szCs w:val="24"/>
        </w:rPr>
        <w:t>(Wickham et al. 2019)</w:t>
      </w:r>
      <w:r w:rsidRPr="007A4BFC">
        <w:rPr>
          <w:rFonts w:eastAsia="Times New Roman" w:cs="Calibri"/>
          <w:sz w:val="24"/>
          <w:szCs w:val="24"/>
        </w:rPr>
        <w:t xml:space="preserve"> and other data manipulation packages </w:t>
      </w:r>
      <w:r w:rsidR="00537D8A" w:rsidRPr="007A4BFC">
        <w:rPr>
          <w:rFonts w:eastAsia="Times New Roman" w:cs="Calibri"/>
          <w:noProof/>
          <w:sz w:val="24"/>
          <w:szCs w:val="24"/>
        </w:rPr>
        <w:lastRenderedPageBreak/>
        <w:t>(Wickham and Bryan 2018)(Grolemund and Wickham 2011; Bryan and Zhao 2018; Firke 2019)</w:t>
      </w:r>
      <w:r w:rsidR="00537D8A" w:rsidRPr="007A4BFC">
        <w:rPr>
          <w:rFonts w:eastAsia="Times New Roman" w:cs="Calibri"/>
          <w:sz w:val="24"/>
          <w:szCs w:val="24"/>
        </w:rPr>
        <w:t>.</w:t>
      </w:r>
      <w:r w:rsidRPr="007A4BFC">
        <w:rPr>
          <w:rFonts w:eastAsia="Times New Roman" w:cs="Calibri"/>
          <w:sz w:val="24"/>
          <w:szCs w:val="24"/>
        </w:rPr>
        <w:t xml:space="preserve"> Specific statistical packages are </w:t>
      </w:r>
      <w:r w:rsidR="005912DA" w:rsidRPr="007A4BFC">
        <w:rPr>
          <w:rFonts w:eastAsia="Times New Roman" w:cs="Calibri"/>
          <w:sz w:val="24"/>
          <w:szCs w:val="24"/>
        </w:rPr>
        <w:t>referenced below</w:t>
      </w:r>
      <w:r w:rsidRPr="007A4BFC">
        <w:rPr>
          <w:rFonts w:eastAsia="Times New Roman" w:cs="Calibri"/>
          <w:sz w:val="24"/>
          <w:szCs w:val="24"/>
        </w:rPr>
        <w:t xml:space="preserve">. </w:t>
      </w:r>
    </w:p>
    <w:p w14:paraId="32F08728" w14:textId="2ED032F3" w:rsidR="009B3642" w:rsidRPr="007A4BFC" w:rsidRDefault="0043666B" w:rsidP="00B30B0C">
      <w:pPr>
        <w:shd w:val="clear" w:color="auto" w:fill="FFFFFF"/>
        <w:spacing w:after="0" w:line="360" w:lineRule="auto"/>
        <w:rPr>
          <w:rFonts w:eastAsia="Times New Roman" w:cs="Calibri"/>
          <w:sz w:val="24"/>
          <w:szCs w:val="24"/>
        </w:rPr>
      </w:pPr>
      <w:r w:rsidRPr="007A4BFC">
        <w:rPr>
          <w:rFonts w:eastAsia="Times New Roman" w:cs="Calibri"/>
          <w:sz w:val="24"/>
          <w:szCs w:val="24"/>
        </w:rPr>
        <w:t>The response (y) variable in all statistical analyses</w:t>
      </w:r>
      <w:r w:rsidR="00FD6404" w:rsidRPr="007A4BFC">
        <w:rPr>
          <w:rFonts w:eastAsia="Times New Roman" w:cs="Calibri"/>
          <w:sz w:val="24"/>
          <w:szCs w:val="24"/>
        </w:rPr>
        <w:t xml:space="preserve"> </w:t>
      </w:r>
      <w:r w:rsidRPr="007A4BFC">
        <w:rPr>
          <w:rFonts w:eastAsia="Times New Roman" w:cs="Calibri"/>
          <w:sz w:val="24"/>
          <w:szCs w:val="24"/>
        </w:rPr>
        <w:t>was</w:t>
      </w:r>
      <w:r w:rsidR="00FD6404" w:rsidRPr="007A4BFC">
        <w:rPr>
          <w:rFonts w:eastAsia="Times New Roman" w:cs="Calibri"/>
          <w:sz w:val="24"/>
          <w:szCs w:val="24"/>
        </w:rPr>
        <w:t xml:space="preserve"> the </w:t>
      </w:r>
      <w:r w:rsidRPr="007A4BFC">
        <w:rPr>
          <w:rFonts w:eastAsia="Times New Roman" w:cs="Calibri"/>
          <w:sz w:val="24"/>
          <w:szCs w:val="24"/>
        </w:rPr>
        <w:t xml:space="preserve">response ratio, defined as the </w:t>
      </w:r>
      <w:r w:rsidR="00FD6404" w:rsidRPr="007A4BFC">
        <w:rPr>
          <w:rFonts w:eastAsia="Times New Roman" w:cs="Calibri"/>
          <w:sz w:val="24"/>
          <w:szCs w:val="24"/>
        </w:rPr>
        <w:t>value of the response</w:t>
      </w:r>
      <w:r w:rsidR="00A37A74" w:rsidRPr="007A4BFC">
        <w:rPr>
          <w:rFonts w:eastAsia="Times New Roman" w:cs="Calibri"/>
          <w:sz w:val="24"/>
          <w:szCs w:val="24"/>
        </w:rPr>
        <w:t xml:space="preserve"> i</w:t>
      </w:r>
      <w:r w:rsidR="008029B9" w:rsidRPr="007A4BFC">
        <w:rPr>
          <w:rFonts w:eastAsia="Times New Roman" w:cs="Calibri"/>
          <w:sz w:val="24"/>
          <w:szCs w:val="24"/>
        </w:rPr>
        <w:t xml:space="preserve">n the </w:t>
      </w:r>
      <w:r w:rsidR="00FD6404" w:rsidRPr="007A4BFC">
        <w:rPr>
          <w:rFonts w:eastAsia="Times New Roman" w:cs="Calibri"/>
          <w:sz w:val="24"/>
          <w:szCs w:val="24"/>
        </w:rPr>
        <w:t>CC</w:t>
      </w:r>
      <w:r w:rsidR="008029B9" w:rsidRPr="007A4BFC">
        <w:rPr>
          <w:rFonts w:eastAsia="Times New Roman" w:cs="Calibri"/>
          <w:sz w:val="24"/>
          <w:szCs w:val="24"/>
        </w:rPr>
        <w:t xml:space="preserve"> treatment divided by the </w:t>
      </w:r>
      <w:r w:rsidR="00FD6404" w:rsidRPr="007A4BFC">
        <w:rPr>
          <w:rFonts w:eastAsia="Times New Roman" w:cs="Calibri"/>
          <w:sz w:val="24"/>
          <w:szCs w:val="24"/>
        </w:rPr>
        <w:t>value in the no-</w:t>
      </w:r>
      <w:r w:rsidR="008029B9" w:rsidRPr="007A4BFC">
        <w:rPr>
          <w:rFonts w:eastAsia="Times New Roman" w:cs="Calibri"/>
          <w:sz w:val="24"/>
          <w:szCs w:val="24"/>
        </w:rPr>
        <w:t xml:space="preserve">cover treatment </w:t>
      </w:r>
      <w:r w:rsidR="00537D8A" w:rsidRPr="007A4BFC">
        <w:rPr>
          <w:rFonts w:eastAsia="Times New Roman" w:cs="Calibri"/>
          <w:noProof/>
          <w:sz w:val="24"/>
          <w:szCs w:val="24"/>
        </w:rPr>
        <w:t>(Gurevitch et al. 2018)</w:t>
      </w:r>
      <w:r w:rsidR="00537D8A" w:rsidRPr="007A4BFC">
        <w:rPr>
          <w:rFonts w:eastAsia="Times New Roman" w:cs="Calibri"/>
          <w:sz w:val="24"/>
          <w:szCs w:val="24"/>
        </w:rPr>
        <w:t>.</w:t>
      </w:r>
      <w:r w:rsidR="008029B9" w:rsidRPr="007A4BFC">
        <w:rPr>
          <w:rFonts w:eastAsia="Times New Roman" w:cs="Calibri"/>
          <w:sz w:val="24"/>
          <w:szCs w:val="24"/>
        </w:rPr>
        <w:t xml:space="preserve"> </w:t>
      </w:r>
      <w:r w:rsidR="005912DA" w:rsidRPr="007A4BFC">
        <w:rPr>
          <w:rFonts w:eastAsia="Times New Roman" w:cs="Calibri"/>
          <w:sz w:val="24"/>
          <w:szCs w:val="24"/>
        </w:rPr>
        <w:t xml:space="preserve">The ratios exhibited a log-normal </w:t>
      </w:r>
      <w:proofErr w:type="gramStart"/>
      <w:r w:rsidR="005912DA" w:rsidRPr="007A4BFC">
        <w:rPr>
          <w:rFonts w:eastAsia="Times New Roman" w:cs="Calibri"/>
          <w:sz w:val="24"/>
          <w:szCs w:val="24"/>
        </w:rPr>
        <w:t>distribution, and</w:t>
      </w:r>
      <w:proofErr w:type="gramEnd"/>
      <w:r w:rsidR="005912DA" w:rsidRPr="007A4BFC">
        <w:rPr>
          <w:rFonts w:eastAsia="Times New Roman" w:cs="Calibri"/>
          <w:sz w:val="24"/>
          <w:szCs w:val="24"/>
        </w:rPr>
        <w:t xml:space="preserve"> were therefore log-transformed (log-response-ratio, LRR) </w:t>
      </w:r>
      <w:r w:rsidR="00A37A74" w:rsidRPr="007A4BFC">
        <w:rPr>
          <w:rFonts w:eastAsia="Times New Roman" w:cs="Calibri"/>
          <w:sz w:val="24"/>
          <w:szCs w:val="24"/>
        </w:rPr>
        <w:t>for all statistical analyses</w:t>
      </w:r>
      <w:r w:rsidR="00FD6404" w:rsidRPr="007A4BFC">
        <w:rPr>
          <w:rFonts w:eastAsia="Times New Roman" w:cs="Calibri"/>
          <w:sz w:val="24"/>
          <w:szCs w:val="24"/>
        </w:rPr>
        <w:t>. Values</w:t>
      </w:r>
      <w:r w:rsidR="00A37A74" w:rsidRPr="007A4BFC">
        <w:rPr>
          <w:rFonts w:eastAsia="Times New Roman" w:cs="Calibri"/>
          <w:sz w:val="24"/>
          <w:szCs w:val="24"/>
        </w:rPr>
        <w:t xml:space="preserve"> were </w:t>
      </w:r>
      <w:proofErr w:type="gramStart"/>
      <w:r w:rsidR="00A37A74" w:rsidRPr="007A4BFC">
        <w:rPr>
          <w:rFonts w:eastAsia="Times New Roman" w:cs="Calibri"/>
          <w:sz w:val="24"/>
          <w:szCs w:val="24"/>
        </w:rPr>
        <w:t>back-transformed</w:t>
      </w:r>
      <w:proofErr w:type="gramEnd"/>
      <w:r w:rsidR="00A37A74" w:rsidRPr="007A4BFC">
        <w:rPr>
          <w:rFonts w:eastAsia="Times New Roman" w:cs="Calibri"/>
          <w:sz w:val="24"/>
          <w:szCs w:val="24"/>
        </w:rPr>
        <w:t xml:space="preserve"> and presented as a percent change for interpretation purposes</w:t>
      </w:r>
      <w:r w:rsidR="005912DA" w:rsidRPr="007A4BFC">
        <w:rPr>
          <w:rFonts w:eastAsia="Times New Roman" w:cs="Calibri"/>
          <w:sz w:val="24"/>
          <w:szCs w:val="24"/>
        </w:rPr>
        <w:t xml:space="preserve"> and reported as geometric means</w:t>
      </w:r>
      <w:r w:rsidR="00A37A74" w:rsidRPr="007A4BFC">
        <w:rPr>
          <w:rFonts w:eastAsia="Times New Roman" w:cs="Calibri"/>
          <w:sz w:val="24"/>
          <w:szCs w:val="24"/>
        </w:rPr>
        <w:t>. To estimate over-all effect sizes, we fit a linear mixed-mod</w:t>
      </w:r>
      <w:r w:rsidR="00FD6404" w:rsidRPr="007A4BFC">
        <w:rPr>
          <w:rFonts w:eastAsia="Times New Roman" w:cs="Calibri"/>
          <w:sz w:val="24"/>
          <w:szCs w:val="24"/>
        </w:rPr>
        <w:t>el using the lmer4 package</w:t>
      </w:r>
      <w:r w:rsidR="00537D8A" w:rsidRPr="007A4BFC">
        <w:rPr>
          <w:rFonts w:eastAsia="Times New Roman" w:cs="Calibri"/>
          <w:sz w:val="24"/>
          <w:szCs w:val="24"/>
        </w:rPr>
        <w:t xml:space="preserve"> </w:t>
      </w:r>
      <w:r w:rsidR="00537D8A" w:rsidRPr="007A4BFC">
        <w:rPr>
          <w:rFonts w:eastAsia="Times New Roman" w:cs="Calibri"/>
          <w:noProof/>
          <w:sz w:val="24"/>
          <w:szCs w:val="24"/>
        </w:rPr>
        <w:t>(Bates et al. 2015)</w:t>
      </w:r>
      <w:r w:rsidR="00537D8A" w:rsidRPr="007A4BFC">
        <w:rPr>
          <w:rFonts w:eastAsia="Times New Roman" w:cs="Calibri"/>
          <w:sz w:val="24"/>
          <w:szCs w:val="24"/>
        </w:rPr>
        <w:t xml:space="preserve"> </w:t>
      </w:r>
      <w:r w:rsidR="00FD6404" w:rsidRPr="007A4BFC">
        <w:rPr>
          <w:rFonts w:eastAsia="Times New Roman" w:cs="Calibri"/>
          <w:sz w:val="24"/>
          <w:szCs w:val="24"/>
        </w:rPr>
        <w:t xml:space="preserve">using the LRR as the response variable and </w:t>
      </w:r>
      <w:r w:rsidR="00ED5075" w:rsidRPr="007A4BFC">
        <w:rPr>
          <w:rFonts w:eastAsia="Times New Roman" w:cs="Calibri"/>
          <w:sz w:val="24"/>
          <w:szCs w:val="24"/>
        </w:rPr>
        <w:t xml:space="preserve">a random intercept for each </w:t>
      </w:r>
      <w:r w:rsidR="00A37A74" w:rsidRPr="007A4BFC">
        <w:rPr>
          <w:rFonts w:eastAsia="Times New Roman" w:cs="Calibri"/>
          <w:sz w:val="24"/>
          <w:szCs w:val="24"/>
        </w:rPr>
        <w:t xml:space="preserve">study </w:t>
      </w:r>
      <w:r w:rsidR="00FD6404" w:rsidRPr="007A4BFC">
        <w:rPr>
          <w:rFonts w:eastAsia="Times New Roman" w:cs="Calibri"/>
          <w:sz w:val="24"/>
          <w:szCs w:val="24"/>
        </w:rPr>
        <w:t>with</w:t>
      </w:r>
      <w:r w:rsidR="00A37A74" w:rsidRPr="007A4BFC">
        <w:rPr>
          <w:rFonts w:eastAsia="Times New Roman" w:cs="Calibri"/>
          <w:sz w:val="24"/>
          <w:szCs w:val="24"/>
        </w:rPr>
        <w:t xml:space="preserve"> non-parametric weighting based on sample sizes</w:t>
      </w:r>
      <w:r w:rsidR="00537D8A" w:rsidRPr="007A4BFC">
        <w:rPr>
          <w:rFonts w:eastAsia="Times New Roman" w:cs="Calibri"/>
          <w:sz w:val="24"/>
          <w:szCs w:val="24"/>
        </w:rPr>
        <w:t xml:space="preserve"> </w:t>
      </w:r>
      <w:r w:rsidR="00537D8A" w:rsidRPr="007A4BFC">
        <w:rPr>
          <w:rFonts w:eastAsia="Times New Roman" w:cs="Calibri"/>
          <w:noProof/>
          <w:sz w:val="24"/>
          <w:szCs w:val="24"/>
        </w:rPr>
        <w:t>(Adams et al. 1997)</w:t>
      </w:r>
      <w:r w:rsidR="00537D8A" w:rsidRPr="007A4BFC">
        <w:rPr>
          <w:rFonts w:eastAsia="Times New Roman" w:cs="Calibri"/>
          <w:sz w:val="24"/>
          <w:szCs w:val="24"/>
        </w:rPr>
        <w:t>.</w:t>
      </w:r>
      <w:r w:rsidR="00A37A74" w:rsidRPr="007A4BFC">
        <w:rPr>
          <w:rFonts w:eastAsia="Times New Roman" w:cs="Calibri"/>
          <w:sz w:val="24"/>
          <w:szCs w:val="24"/>
        </w:rPr>
        <w:t xml:space="preserve"> We used this weighting method because only </w:t>
      </w:r>
      <w:r w:rsidR="00FD6404" w:rsidRPr="007A4BFC">
        <w:rPr>
          <w:rFonts w:eastAsia="Times New Roman" w:cs="Calibri"/>
          <w:sz w:val="24"/>
          <w:szCs w:val="24"/>
        </w:rPr>
        <w:t>three</w:t>
      </w:r>
      <w:r w:rsidR="00D41CFD" w:rsidRPr="007A4BFC">
        <w:rPr>
          <w:rFonts w:eastAsia="Times New Roman" w:cs="Calibri"/>
          <w:sz w:val="24"/>
          <w:szCs w:val="24"/>
        </w:rPr>
        <w:t xml:space="preserve"> </w:t>
      </w:r>
      <w:r w:rsidR="00A37A74" w:rsidRPr="007A4BFC">
        <w:rPr>
          <w:rFonts w:eastAsia="Times New Roman" w:cs="Calibri"/>
          <w:sz w:val="24"/>
          <w:szCs w:val="24"/>
        </w:rPr>
        <w:t xml:space="preserve">of the </w:t>
      </w:r>
      <w:r w:rsidR="00D41CFD" w:rsidRPr="007A4BFC">
        <w:rPr>
          <w:rFonts w:eastAsia="Times New Roman" w:cs="Calibri"/>
          <w:sz w:val="24"/>
          <w:szCs w:val="24"/>
        </w:rPr>
        <w:t>15</w:t>
      </w:r>
      <w:r w:rsidR="00A37A74" w:rsidRPr="007A4BFC">
        <w:rPr>
          <w:rFonts w:eastAsia="Times New Roman" w:cs="Calibri"/>
          <w:sz w:val="24"/>
          <w:szCs w:val="24"/>
        </w:rPr>
        <w:t xml:space="preserve"> studies reported variances</w:t>
      </w:r>
      <w:r w:rsidR="00EC1301" w:rsidRPr="007A4BFC">
        <w:rPr>
          <w:rFonts w:eastAsia="Times New Roman" w:cs="Calibri"/>
          <w:sz w:val="24"/>
          <w:szCs w:val="24"/>
        </w:rPr>
        <w:t xml:space="preserve"> on weed </w:t>
      </w:r>
      <w:r w:rsidR="00630953" w:rsidRPr="007A4BFC">
        <w:rPr>
          <w:rFonts w:eastAsia="Times New Roman" w:cs="Calibri"/>
          <w:sz w:val="24"/>
          <w:szCs w:val="24"/>
        </w:rPr>
        <w:t xml:space="preserve">measurements. </w:t>
      </w:r>
      <w:r w:rsidR="00C071A8" w:rsidRPr="007A4BFC">
        <w:rPr>
          <w:rFonts w:eastAsia="Times New Roman" w:cs="Calibri"/>
          <w:sz w:val="24"/>
          <w:szCs w:val="24"/>
        </w:rPr>
        <w:t xml:space="preserve">Results were analyzed using the </w:t>
      </w:r>
      <w:proofErr w:type="spellStart"/>
      <w:r w:rsidR="00C071A8" w:rsidRPr="007A4BFC">
        <w:rPr>
          <w:rFonts w:eastAsia="Times New Roman" w:cs="Calibri"/>
          <w:sz w:val="24"/>
          <w:szCs w:val="24"/>
        </w:rPr>
        <w:t>lmerTest</w:t>
      </w:r>
      <w:proofErr w:type="spellEnd"/>
      <w:r w:rsidR="00C071A8" w:rsidRPr="007A4BFC">
        <w:rPr>
          <w:rFonts w:eastAsia="Times New Roman" w:cs="Calibri"/>
          <w:sz w:val="24"/>
          <w:szCs w:val="24"/>
        </w:rPr>
        <w:t xml:space="preserve"> </w:t>
      </w:r>
      <w:r w:rsidR="00537D8A" w:rsidRPr="007A4BFC">
        <w:rPr>
          <w:rFonts w:eastAsia="Times New Roman" w:cs="Calibri"/>
          <w:noProof/>
          <w:sz w:val="24"/>
          <w:szCs w:val="24"/>
        </w:rPr>
        <w:t>(Kuznetsova et al. 2017)</w:t>
      </w:r>
      <w:r w:rsidR="00537D8A" w:rsidRPr="007A4BFC">
        <w:rPr>
          <w:rFonts w:eastAsia="Times New Roman" w:cs="Calibri"/>
          <w:sz w:val="24"/>
          <w:szCs w:val="24"/>
        </w:rPr>
        <w:t xml:space="preserve"> </w:t>
      </w:r>
      <w:r w:rsidR="00C071A8" w:rsidRPr="007A4BFC">
        <w:rPr>
          <w:rFonts w:eastAsia="Times New Roman" w:cs="Calibri"/>
          <w:sz w:val="24"/>
          <w:szCs w:val="24"/>
        </w:rPr>
        <w:t xml:space="preserve">and </w:t>
      </w:r>
      <w:proofErr w:type="spellStart"/>
      <w:r w:rsidR="00C071A8" w:rsidRPr="007A4BFC">
        <w:rPr>
          <w:rFonts w:eastAsia="Times New Roman" w:cs="Calibri"/>
          <w:sz w:val="24"/>
          <w:szCs w:val="24"/>
        </w:rPr>
        <w:t>emmeans</w:t>
      </w:r>
      <w:proofErr w:type="spellEnd"/>
      <w:r w:rsidR="00C071A8" w:rsidRPr="007A4BFC">
        <w:rPr>
          <w:rFonts w:eastAsia="Times New Roman" w:cs="Calibri"/>
          <w:sz w:val="24"/>
          <w:szCs w:val="24"/>
        </w:rPr>
        <w:t xml:space="preserve"> </w:t>
      </w:r>
      <w:r w:rsidR="00537D8A" w:rsidRPr="007A4BFC">
        <w:rPr>
          <w:rFonts w:eastAsia="Times New Roman" w:cs="Calibri"/>
          <w:noProof/>
          <w:sz w:val="24"/>
          <w:szCs w:val="24"/>
        </w:rPr>
        <w:t>(Lenth et al. 2018)</w:t>
      </w:r>
      <w:r w:rsidR="00C071A8" w:rsidRPr="007A4BFC">
        <w:rPr>
          <w:rFonts w:eastAsia="Times New Roman" w:cs="Calibri"/>
          <w:sz w:val="24"/>
          <w:szCs w:val="24"/>
        </w:rPr>
        <w:t xml:space="preserve"> packages. </w:t>
      </w:r>
      <w:r w:rsidR="00ED5075" w:rsidRPr="007A4BFC">
        <w:rPr>
          <w:rFonts w:eastAsia="Times New Roman" w:cs="Calibri"/>
          <w:sz w:val="24"/>
          <w:szCs w:val="24"/>
        </w:rPr>
        <w:t xml:space="preserve">For all linear mixed models fit in this paper, a random intercept for each study and non-parametric weighting was used. </w:t>
      </w:r>
    </w:p>
    <w:p w14:paraId="507DD548" w14:textId="77777777" w:rsidR="009B3642" w:rsidRPr="007A4BFC" w:rsidRDefault="009B3642" w:rsidP="00B30B0C">
      <w:pPr>
        <w:shd w:val="clear" w:color="auto" w:fill="FFFFFF"/>
        <w:spacing w:after="0" w:line="360" w:lineRule="auto"/>
        <w:rPr>
          <w:rFonts w:eastAsia="Times New Roman" w:cs="Calibri"/>
          <w:sz w:val="24"/>
          <w:szCs w:val="24"/>
        </w:rPr>
      </w:pPr>
    </w:p>
    <w:p w14:paraId="066C1D80" w14:textId="0F68365D" w:rsidR="009B3642" w:rsidRPr="007A4BFC" w:rsidRDefault="009B3642" w:rsidP="00B30B0C">
      <w:pPr>
        <w:shd w:val="clear" w:color="auto" w:fill="FFFFFF"/>
        <w:spacing w:after="0" w:line="360" w:lineRule="auto"/>
        <w:rPr>
          <w:rFonts w:eastAsia="Times New Roman" w:cs="Calibri"/>
          <w:sz w:val="24"/>
          <w:szCs w:val="24"/>
        </w:rPr>
      </w:pPr>
      <w:r w:rsidRPr="007A4BFC">
        <w:rPr>
          <w:rFonts w:eastAsia="Times New Roman" w:cs="Calibri"/>
          <w:sz w:val="24"/>
          <w:szCs w:val="24"/>
        </w:rPr>
        <w:t>C</w:t>
      </w:r>
      <w:r w:rsidR="005912DA" w:rsidRPr="007A4BFC">
        <w:rPr>
          <w:rFonts w:eastAsia="Times New Roman" w:cs="Calibri"/>
          <w:sz w:val="24"/>
          <w:szCs w:val="24"/>
        </w:rPr>
        <w:t>over crop</w:t>
      </w:r>
      <w:r w:rsidRPr="007A4BFC">
        <w:rPr>
          <w:rFonts w:eastAsia="Times New Roman" w:cs="Calibri"/>
          <w:sz w:val="24"/>
          <w:szCs w:val="24"/>
        </w:rPr>
        <w:t xml:space="preserve"> biomass is known to have a strong effect on weed suppression </w:t>
      </w:r>
      <w:r w:rsidR="00C27780" w:rsidRPr="007A4BFC">
        <w:rPr>
          <w:rFonts w:eastAsia="Times New Roman" w:cs="Calibri"/>
          <w:noProof/>
          <w:sz w:val="24"/>
          <w:szCs w:val="24"/>
        </w:rPr>
        <w:t>(Mirsky et al. 2013; Baraibar et al. 2018; Wallace et al. 2019)</w:t>
      </w:r>
      <w:r w:rsidRPr="007A4BFC">
        <w:rPr>
          <w:rFonts w:eastAsia="Times New Roman" w:cs="Calibri"/>
          <w:sz w:val="24"/>
          <w:szCs w:val="24"/>
        </w:rPr>
        <w:t xml:space="preserve">. </w:t>
      </w:r>
      <w:r w:rsidR="0043666B" w:rsidRPr="007A4BFC">
        <w:rPr>
          <w:rFonts w:eastAsia="Times New Roman" w:cs="Calibri"/>
          <w:sz w:val="24"/>
          <w:szCs w:val="24"/>
        </w:rPr>
        <w:t>T</w:t>
      </w:r>
      <w:r w:rsidRPr="007A4BFC">
        <w:rPr>
          <w:rFonts w:eastAsia="Times New Roman" w:cs="Calibri"/>
          <w:sz w:val="24"/>
          <w:szCs w:val="24"/>
        </w:rPr>
        <w:t xml:space="preserve">o assess </w:t>
      </w:r>
      <w:r w:rsidR="00ED5075" w:rsidRPr="007A4BFC">
        <w:rPr>
          <w:rFonts w:eastAsia="Times New Roman" w:cs="Calibri"/>
          <w:sz w:val="24"/>
          <w:szCs w:val="24"/>
        </w:rPr>
        <w:t xml:space="preserve">an </w:t>
      </w:r>
      <w:r w:rsidRPr="007A4BFC">
        <w:rPr>
          <w:rFonts w:eastAsia="Times New Roman" w:cs="Calibri"/>
          <w:sz w:val="24"/>
          <w:szCs w:val="24"/>
        </w:rPr>
        <w:t xml:space="preserve">individual modifiers’ </w:t>
      </w:r>
      <w:r w:rsidR="00BE0EC0" w:rsidRPr="007A4BFC">
        <w:rPr>
          <w:rFonts w:eastAsia="Times New Roman" w:cs="Calibri"/>
          <w:sz w:val="24"/>
          <w:szCs w:val="24"/>
        </w:rPr>
        <w:t>e</w:t>
      </w:r>
      <w:r w:rsidRPr="007A4BFC">
        <w:rPr>
          <w:rFonts w:eastAsia="Times New Roman" w:cs="Calibri"/>
          <w:sz w:val="24"/>
          <w:szCs w:val="24"/>
        </w:rPr>
        <w:t xml:space="preserve">ffect on weed responses, we first assessed whether the CC biomass produced at each modifier level was significantly different by fitting a mixed </w:t>
      </w:r>
      <w:r w:rsidR="00ED5075" w:rsidRPr="007A4BFC">
        <w:rPr>
          <w:rFonts w:eastAsia="Times New Roman" w:cs="Calibri"/>
          <w:sz w:val="24"/>
          <w:szCs w:val="24"/>
        </w:rPr>
        <w:t>linear</w:t>
      </w:r>
      <w:r w:rsidRPr="007A4BFC">
        <w:rPr>
          <w:rFonts w:eastAsia="Times New Roman" w:cs="Calibri"/>
          <w:sz w:val="24"/>
          <w:szCs w:val="24"/>
        </w:rPr>
        <w:t xml:space="preserve"> model with CC biomass as the response</w:t>
      </w:r>
      <w:r w:rsidR="00ED5075" w:rsidRPr="007A4BFC">
        <w:rPr>
          <w:rFonts w:eastAsia="Times New Roman" w:cs="Calibri"/>
          <w:sz w:val="24"/>
          <w:szCs w:val="24"/>
        </w:rPr>
        <w:t xml:space="preserve"> and a</w:t>
      </w:r>
      <w:r w:rsidRPr="007A4BFC">
        <w:rPr>
          <w:rFonts w:eastAsia="Times New Roman" w:cs="Calibri"/>
          <w:sz w:val="24"/>
          <w:szCs w:val="24"/>
        </w:rPr>
        <w:t xml:space="preserve">n individual modifier as a </w:t>
      </w:r>
      <w:r w:rsidR="00ED5075" w:rsidRPr="007A4BFC">
        <w:rPr>
          <w:rFonts w:eastAsia="Times New Roman" w:cs="Calibri"/>
          <w:sz w:val="24"/>
          <w:szCs w:val="24"/>
        </w:rPr>
        <w:t>predictor</w:t>
      </w:r>
      <w:r w:rsidRPr="007A4BFC">
        <w:rPr>
          <w:rFonts w:eastAsia="Times New Roman" w:cs="Calibri"/>
          <w:sz w:val="24"/>
          <w:szCs w:val="24"/>
        </w:rPr>
        <w:t xml:space="preserve">. </w:t>
      </w:r>
      <w:r w:rsidR="005B1EB5">
        <w:rPr>
          <w:rFonts w:eastAsia="Times New Roman" w:cs="Calibri"/>
          <w:sz w:val="24"/>
          <w:szCs w:val="24"/>
        </w:rPr>
        <w:t>Because preliminary analysis had shown that</w:t>
      </w:r>
      <w:r w:rsidRPr="007A4BFC">
        <w:rPr>
          <w:rFonts w:eastAsia="Times New Roman" w:cs="Calibri"/>
          <w:sz w:val="24"/>
          <w:szCs w:val="24"/>
        </w:rPr>
        <w:t xml:space="preserve"> </w:t>
      </w:r>
      <w:r w:rsidR="00BE0EC0" w:rsidRPr="007A4BFC">
        <w:rPr>
          <w:rFonts w:eastAsia="Times New Roman" w:cs="Calibri"/>
          <w:sz w:val="24"/>
          <w:szCs w:val="24"/>
        </w:rPr>
        <w:t>CC type (</w:t>
      </w:r>
      <w:r w:rsidRPr="007A4BFC">
        <w:rPr>
          <w:rFonts w:eastAsia="Times New Roman" w:cs="Calibri"/>
          <w:sz w:val="24"/>
          <w:szCs w:val="24"/>
        </w:rPr>
        <w:t>grass and non-grass</w:t>
      </w:r>
      <w:r w:rsidR="00BE0EC0" w:rsidRPr="007A4BFC">
        <w:rPr>
          <w:rFonts w:eastAsia="Times New Roman" w:cs="Calibri"/>
          <w:sz w:val="24"/>
          <w:szCs w:val="24"/>
        </w:rPr>
        <w:t>)</w:t>
      </w:r>
      <w:r w:rsidRPr="007A4BFC">
        <w:rPr>
          <w:rFonts w:eastAsia="Times New Roman" w:cs="Calibri"/>
          <w:sz w:val="24"/>
          <w:szCs w:val="24"/>
        </w:rPr>
        <w:t xml:space="preserve"> significantly </w:t>
      </w:r>
      <w:r w:rsidR="00BE0EC0" w:rsidRPr="007A4BFC">
        <w:rPr>
          <w:rFonts w:eastAsia="Times New Roman" w:cs="Calibri"/>
          <w:sz w:val="24"/>
          <w:szCs w:val="24"/>
        </w:rPr>
        <w:t>affected CC</w:t>
      </w:r>
      <w:r w:rsidRPr="007A4BFC">
        <w:rPr>
          <w:rFonts w:eastAsia="Times New Roman" w:cs="Calibri"/>
          <w:sz w:val="24"/>
          <w:szCs w:val="24"/>
        </w:rPr>
        <w:t xml:space="preserve"> biomass production (p=0.01), we include</w:t>
      </w:r>
      <w:r w:rsidR="005B1EB5">
        <w:rPr>
          <w:rFonts w:eastAsia="Times New Roman" w:cs="Calibri"/>
          <w:sz w:val="24"/>
          <w:szCs w:val="24"/>
        </w:rPr>
        <w:t>d</w:t>
      </w:r>
      <w:r w:rsidRPr="007A4BFC">
        <w:rPr>
          <w:rFonts w:eastAsia="Times New Roman" w:cs="Calibri"/>
          <w:sz w:val="24"/>
          <w:szCs w:val="24"/>
        </w:rPr>
        <w:t xml:space="preserve"> CC biomass as a covariate</w:t>
      </w:r>
      <w:r w:rsidR="005B1EB5">
        <w:rPr>
          <w:rFonts w:eastAsia="Times New Roman" w:cs="Calibri"/>
          <w:sz w:val="24"/>
          <w:szCs w:val="24"/>
        </w:rPr>
        <w:t xml:space="preserve"> w</w:t>
      </w:r>
      <w:r w:rsidR="005B1EB5" w:rsidRPr="007A4BFC">
        <w:rPr>
          <w:rFonts w:eastAsia="Times New Roman" w:cs="Calibri"/>
          <w:sz w:val="24"/>
          <w:szCs w:val="24"/>
        </w:rPr>
        <w:t>hen testing for the effect of CC type on weed suppression</w:t>
      </w:r>
      <w:r w:rsidRPr="007A4BFC">
        <w:rPr>
          <w:rFonts w:eastAsia="Times New Roman" w:cs="Calibri"/>
          <w:sz w:val="24"/>
          <w:szCs w:val="24"/>
        </w:rPr>
        <w:t xml:space="preserve"> to control for these differences. </w:t>
      </w:r>
      <w:r w:rsidR="005B1EB5">
        <w:rPr>
          <w:rFonts w:eastAsia="Times New Roman" w:cs="Calibri"/>
          <w:sz w:val="24"/>
          <w:szCs w:val="24"/>
        </w:rPr>
        <w:t>This was done</w:t>
      </w:r>
      <w:r w:rsidRPr="007A4BFC">
        <w:rPr>
          <w:rFonts w:eastAsia="Times New Roman" w:cs="Calibri"/>
          <w:sz w:val="24"/>
          <w:szCs w:val="24"/>
        </w:rPr>
        <w:t xml:space="preserve"> by including CC type (grass and non-grass), CC biomass at termination, and their interaction as fixed effects </w:t>
      </w:r>
      <w:r w:rsidR="00ED5075" w:rsidRPr="007A4BFC">
        <w:rPr>
          <w:rFonts w:eastAsia="Times New Roman" w:cs="Calibri"/>
          <w:sz w:val="24"/>
          <w:szCs w:val="24"/>
        </w:rPr>
        <w:t>(plus the random effect of study as previously described)</w:t>
      </w:r>
      <w:r w:rsidRPr="007A4BFC">
        <w:rPr>
          <w:rFonts w:eastAsia="Times New Roman" w:cs="Calibri"/>
          <w:sz w:val="24"/>
          <w:szCs w:val="24"/>
        </w:rPr>
        <w:t xml:space="preserve">. The interaction was not significant based on nested model comparison, so </w:t>
      </w:r>
      <w:r w:rsidR="00BE0EC0" w:rsidRPr="007A4BFC">
        <w:rPr>
          <w:rFonts w:eastAsia="Times New Roman" w:cs="Calibri"/>
          <w:sz w:val="24"/>
          <w:szCs w:val="24"/>
        </w:rPr>
        <w:t>the interaction was not</w:t>
      </w:r>
      <w:r w:rsidRPr="007A4BFC">
        <w:rPr>
          <w:rFonts w:eastAsia="Times New Roman" w:cs="Calibri"/>
          <w:sz w:val="24"/>
          <w:szCs w:val="24"/>
        </w:rPr>
        <w:t xml:space="preserve"> included </w:t>
      </w:r>
      <w:r w:rsidR="00BE0EC0" w:rsidRPr="007A4BFC">
        <w:rPr>
          <w:rFonts w:eastAsia="Times New Roman" w:cs="Calibri"/>
          <w:sz w:val="24"/>
          <w:szCs w:val="24"/>
        </w:rPr>
        <w:t>in</w:t>
      </w:r>
      <w:r w:rsidRPr="007A4BFC">
        <w:rPr>
          <w:rFonts w:eastAsia="Times New Roman" w:cs="Calibri"/>
          <w:sz w:val="24"/>
          <w:szCs w:val="24"/>
        </w:rPr>
        <w:t xml:space="preserve"> the final model. For all other modifiers, they were assessed individually using a linear mixed model as described above</w:t>
      </w:r>
      <w:r w:rsidR="00ED5075" w:rsidRPr="007A4BFC">
        <w:rPr>
          <w:rFonts w:eastAsia="Times New Roman" w:cs="Calibri"/>
          <w:sz w:val="24"/>
          <w:szCs w:val="24"/>
        </w:rPr>
        <w:t xml:space="preserve"> </w:t>
      </w:r>
      <w:r w:rsidRPr="007A4BFC">
        <w:rPr>
          <w:rFonts w:eastAsia="Times New Roman" w:cs="Calibri"/>
          <w:sz w:val="24"/>
          <w:szCs w:val="24"/>
        </w:rPr>
        <w:t xml:space="preserve">with </w:t>
      </w:r>
      <w:r w:rsidR="00BE0EC0" w:rsidRPr="007A4BFC">
        <w:rPr>
          <w:rFonts w:eastAsia="Times New Roman" w:cs="Calibri"/>
          <w:sz w:val="24"/>
          <w:szCs w:val="24"/>
        </w:rPr>
        <w:t xml:space="preserve">only </w:t>
      </w:r>
      <w:r w:rsidRPr="007A4BFC">
        <w:rPr>
          <w:rFonts w:eastAsia="Times New Roman" w:cs="Calibri"/>
          <w:sz w:val="24"/>
          <w:szCs w:val="24"/>
        </w:rPr>
        <w:t>one fixed effect modifier included at a time.</w:t>
      </w:r>
    </w:p>
    <w:p w14:paraId="7CB47204" w14:textId="77777777" w:rsidR="009B3642" w:rsidRPr="007A4BFC" w:rsidRDefault="009B3642" w:rsidP="00B30B0C">
      <w:pPr>
        <w:shd w:val="clear" w:color="auto" w:fill="FFFFFF"/>
        <w:spacing w:after="0" w:line="360" w:lineRule="auto"/>
        <w:rPr>
          <w:ins w:id="59" w:author="Nichols, Virginia A" w:date="2020-02-22T20:02:00Z"/>
          <w:rFonts w:eastAsia="Times New Roman" w:cs="Calibri"/>
          <w:sz w:val="24"/>
          <w:szCs w:val="24"/>
        </w:rPr>
      </w:pPr>
    </w:p>
    <w:p w14:paraId="3186FE56" w14:textId="77777777" w:rsidR="00A44CEE" w:rsidRDefault="00CF19BB" w:rsidP="00B30B0C">
      <w:pPr>
        <w:shd w:val="clear" w:color="auto" w:fill="FFFFFF"/>
        <w:spacing w:after="0" w:line="360" w:lineRule="auto"/>
        <w:rPr>
          <w:color w:val="FF0000"/>
          <w:sz w:val="24"/>
          <w:szCs w:val="24"/>
        </w:rPr>
      </w:pPr>
      <w:r w:rsidRPr="007A4BFC">
        <w:rPr>
          <w:rFonts w:eastAsia="Times New Roman" w:cs="Calibri"/>
          <w:sz w:val="24"/>
          <w:szCs w:val="24"/>
        </w:rPr>
        <w:lastRenderedPageBreak/>
        <w:t xml:space="preserve">Significance was </w:t>
      </w:r>
      <w:r w:rsidR="00AE5B5E" w:rsidRPr="007A4BFC">
        <w:rPr>
          <w:rFonts w:eastAsia="Times New Roman" w:cs="Calibri"/>
          <w:sz w:val="24"/>
          <w:szCs w:val="24"/>
        </w:rPr>
        <w:t>assigned</w:t>
      </w:r>
      <w:r w:rsidRPr="007A4BFC">
        <w:rPr>
          <w:rFonts w:eastAsia="Times New Roman" w:cs="Calibri"/>
          <w:sz w:val="24"/>
          <w:szCs w:val="24"/>
        </w:rPr>
        <w:t xml:space="preserve"> at a p-value </w:t>
      </w:r>
      <w:r w:rsidR="0043666B" w:rsidRPr="007A4BFC">
        <w:rPr>
          <w:rFonts w:eastAsia="Times New Roman" w:cs="Calibri"/>
          <w:sz w:val="24"/>
          <w:szCs w:val="24"/>
        </w:rPr>
        <w:t>&lt;</w:t>
      </w:r>
      <w:r w:rsidRPr="007A4BFC">
        <w:rPr>
          <w:rFonts w:eastAsia="Times New Roman" w:cs="Calibri"/>
          <w:sz w:val="24"/>
          <w:szCs w:val="24"/>
        </w:rPr>
        <w:t xml:space="preserve">0.05, but </w:t>
      </w:r>
      <w:r w:rsidR="00AE5B5E" w:rsidRPr="007A4BFC">
        <w:rPr>
          <w:rFonts w:eastAsia="Times New Roman" w:cs="Calibri"/>
          <w:sz w:val="24"/>
          <w:szCs w:val="24"/>
        </w:rPr>
        <w:t xml:space="preserve">intermediate p-values </w:t>
      </w:r>
      <w:r w:rsidR="00ED5075" w:rsidRPr="007A4BFC">
        <w:rPr>
          <w:rFonts w:eastAsia="Times New Roman" w:cs="Calibri"/>
          <w:sz w:val="24"/>
          <w:szCs w:val="24"/>
        </w:rPr>
        <w:t>(0.05-</w:t>
      </w:r>
      <w:r w:rsidR="00AE5B5E" w:rsidRPr="007A4BFC">
        <w:rPr>
          <w:rFonts w:eastAsia="Times New Roman" w:cs="Calibri"/>
          <w:sz w:val="24"/>
          <w:szCs w:val="24"/>
        </w:rPr>
        <w:t>0.10</w:t>
      </w:r>
      <w:r w:rsidR="00ED5075" w:rsidRPr="007A4BFC">
        <w:rPr>
          <w:rFonts w:eastAsia="Times New Roman" w:cs="Calibri"/>
          <w:sz w:val="24"/>
          <w:szCs w:val="24"/>
        </w:rPr>
        <w:t>)</w:t>
      </w:r>
      <w:r w:rsidR="00AE5B5E" w:rsidRPr="007A4BFC">
        <w:rPr>
          <w:rFonts w:eastAsia="Times New Roman" w:cs="Calibri"/>
          <w:sz w:val="24"/>
          <w:szCs w:val="24"/>
        </w:rPr>
        <w:t xml:space="preserve"> were investigated</w:t>
      </w:r>
      <w:r w:rsidRPr="007A4BFC">
        <w:rPr>
          <w:rFonts w:eastAsia="Times New Roman" w:cs="Calibri"/>
          <w:sz w:val="24"/>
          <w:szCs w:val="24"/>
        </w:rPr>
        <w:t xml:space="preserve"> </w:t>
      </w:r>
      <w:r w:rsidR="00537D8A" w:rsidRPr="007A4BFC">
        <w:rPr>
          <w:rFonts w:eastAsia="Times New Roman" w:cs="Calibri"/>
          <w:noProof/>
          <w:sz w:val="24"/>
          <w:szCs w:val="24"/>
        </w:rPr>
        <w:t>(Ho et al. 2019)</w:t>
      </w:r>
      <w:r w:rsidR="00537D8A" w:rsidRPr="007A4BFC">
        <w:rPr>
          <w:rFonts w:eastAsia="Times New Roman" w:cs="Calibri"/>
          <w:sz w:val="24"/>
          <w:szCs w:val="24"/>
        </w:rPr>
        <w:t>.</w:t>
      </w:r>
      <w:r w:rsidR="00222EEE" w:rsidRPr="007A4BFC">
        <w:rPr>
          <w:rFonts w:eastAsia="Times New Roman" w:cs="Calibri"/>
          <w:sz w:val="24"/>
          <w:szCs w:val="24"/>
        </w:rPr>
        <w:t xml:space="preserve"> The robustness of our results was assessed by removing one study at a time from the dataset and fitting the statistical model</w:t>
      </w:r>
      <w:r w:rsidR="001C4E82" w:rsidRPr="007A4BFC">
        <w:rPr>
          <w:rFonts w:eastAsia="Times New Roman" w:cs="Calibri"/>
          <w:sz w:val="24"/>
          <w:szCs w:val="24"/>
        </w:rPr>
        <w:t xml:space="preserve"> for each dataset individually</w:t>
      </w:r>
      <w:r w:rsidR="00222EEE" w:rsidRPr="007A4BFC">
        <w:rPr>
          <w:rFonts w:eastAsia="Times New Roman" w:cs="Calibri"/>
          <w:sz w:val="24"/>
          <w:szCs w:val="24"/>
        </w:rPr>
        <w:t xml:space="preserve"> </w:t>
      </w:r>
      <w:r w:rsidR="00537D8A" w:rsidRPr="007A4BFC">
        <w:rPr>
          <w:rFonts w:eastAsia="Times New Roman" w:cs="Calibri"/>
          <w:noProof/>
          <w:sz w:val="24"/>
          <w:szCs w:val="24"/>
        </w:rPr>
        <w:t>(Philibert et al. 2012)</w:t>
      </w:r>
      <w:r w:rsidR="00222EEE" w:rsidRPr="007A4BFC">
        <w:rPr>
          <w:rFonts w:eastAsia="Times New Roman" w:cs="Calibri"/>
          <w:sz w:val="24"/>
          <w:szCs w:val="24"/>
        </w:rPr>
        <w:t>.</w:t>
      </w:r>
      <w:r w:rsidR="001C4E82" w:rsidRPr="007A4BFC">
        <w:rPr>
          <w:rFonts w:eastAsia="Times New Roman" w:cs="Calibri"/>
          <w:sz w:val="24"/>
          <w:szCs w:val="24"/>
        </w:rPr>
        <w:t xml:space="preserve"> </w:t>
      </w:r>
      <w:r w:rsidR="009130A3" w:rsidRPr="009130A3">
        <w:rPr>
          <w:sz w:val="24"/>
          <w:szCs w:val="24"/>
        </w:rPr>
        <w:t>Additionally, select individual points were assessed for disproportionatel</w:t>
      </w:r>
      <w:r w:rsidR="009130A3" w:rsidRPr="00C071A8">
        <w:rPr>
          <w:sz w:val="24"/>
          <w:szCs w:val="24"/>
        </w:rPr>
        <w:t xml:space="preserve">y influencing results in the same manner.  </w:t>
      </w:r>
      <w:r w:rsidR="007829C5" w:rsidRPr="00C071A8">
        <w:rPr>
          <w:sz w:val="24"/>
          <w:szCs w:val="24"/>
        </w:rPr>
        <w:t xml:space="preserve">For significant results, </w:t>
      </w:r>
      <w:r w:rsidR="007854C6" w:rsidRPr="00C071A8">
        <w:rPr>
          <w:sz w:val="24"/>
          <w:szCs w:val="24"/>
        </w:rPr>
        <w:t xml:space="preserve">robustness against </w:t>
      </w:r>
      <w:r w:rsidR="00C071A8" w:rsidRPr="00C071A8">
        <w:rPr>
          <w:sz w:val="24"/>
          <w:szCs w:val="24"/>
        </w:rPr>
        <w:t xml:space="preserve">possibly </w:t>
      </w:r>
      <w:r w:rsidR="007854C6" w:rsidRPr="00C071A8">
        <w:rPr>
          <w:sz w:val="24"/>
          <w:szCs w:val="24"/>
        </w:rPr>
        <w:t xml:space="preserve">un-published non-significant results </w:t>
      </w:r>
      <w:r w:rsidR="007829C5" w:rsidRPr="00C071A8">
        <w:rPr>
          <w:sz w:val="24"/>
          <w:szCs w:val="24"/>
        </w:rPr>
        <w:t xml:space="preserve">was assessed using a fail-safe number </w:t>
      </w:r>
      <w:r w:rsidR="00537D8A" w:rsidRPr="00537D8A">
        <w:rPr>
          <w:noProof/>
          <w:sz w:val="24"/>
          <w:szCs w:val="24"/>
        </w:rPr>
        <w:t>(Rosenthal 1979)</w:t>
      </w:r>
      <w:r w:rsidR="007854C6" w:rsidRPr="00C071A8">
        <w:rPr>
          <w:sz w:val="24"/>
          <w:szCs w:val="24"/>
        </w:rPr>
        <w:t>.</w:t>
      </w:r>
    </w:p>
    <w:p w14:paraId="22D7FEE3" w14:textId="77777777" w:rsidR="00F216D7" w:rsidRPr="009130A3" w:rsidRDefault="00F216D7" w:rsidP="00B30B0C">
      <w:pPr>
        <w:shd w:val="clear" w:color="auto" w:fill="FFFFFF"/>
        <w:spacing w:after="0" w:line="360" w:lineRule="auto"/>
        <w:rPr>
          <w:color w:val="FF0000"/>
          <w:sz w:val="24"/>
          <w:szCs w:val="24"/>
        </w:rPr>
      </w:pPr>
    </w:p>
    <w:p w14:paraId="03C8ECCB" w14:textId="07094E60" w:rsidR="009130A3" w:rsidRDefault="00DD7A86" w:rsidP="00B30B0C">
      <w:pPr>
        <w:shd w:val="clear" w:color="auto" w:fill="FFFFFF"/>
        <w:spacing w:after="0" w:line="360" w:lineRule="auto"/>
        <w:rPr>
          <w:rFonts w:eastAsia="Times New Roman" w:cstheme="minorHAnsi"/>
          <w:sz w:val="24"/>
          <w:szCs w:val="24"/>
        </w:rPr>
      </w:pPr>
      <w:r>
        <w:rPr>
          <w:rFonts w:eastAsia="Times New Roman" w:cstheme="minorHAnsi"/>
          <w:sz w:val="24"/>
          <w:szCs w:val="24"/>
        </w:rPr>
        <w:t>To estimate the amount of grass CC biomass needed at termination</w:t>
      </w:r>
      <w:r w:rsidR="00ED5075">
        <w:rPr>
          <w:rFonts w:eastAsia="Times New Roman" w:cstheme="minorHAnsi"/>
          <w:sz w:val="24"/>
          <w:szCs w:val="24"/>
        </w:rPr>
        <w:t xml:space="preserve"> to achieve a 75% reduction in weed biomass</w:t>
      </w:r>
      <w:r>
        <w:rPr>
          <w:rFonts w:eastAsia="Times New Roman" w:cstheme="minorHAnsi"/>
          <w:sz w:val="24"/>
          <w:szCs w:val="24"/>
        </w:rPr>
        <w:t>, w</w:t>
      </w:r>
      <w:r w:rsidR="001C4E82">
        <w:rPr>
          <w:rFonts w:eastAsia="Times New Roman" w:cstheme="minorHAnsi"/>
          <w:sz w:val="24"/>
          <w:szCs w:val="24"/>
        </w:rPr>
        <w:t xml:space="preserve">e fit a </w:t>
      </w:r>
      <w:r>
        <w:rPr>
          <w:rFonts w:eastAsia="Times New Roman" w:cstheme="minorHAnsi"/>
          <w:sz w:val="24"/>
          <w:szCs w:val="24"/>
        </w:rPr>
        <w:t xml:space="preserve">linear </w:t>
      </w:r>
      <w:r w:rsidR="001C4E82">
        <w:rPr>
          <w:rFonts w:eastAsia="Times New Roman" w:cstheme="minorHAnsi"/>
          <w:sz w:val="24"/>
          <w:szCs w:val="24"/>
        </w:rPr>
        <w:t xml:space="preserve">mixed model with </w:t>
      </w:r>
      <w:r w:rsidR="00FD068D">
        <w:rPr>
          <w:rFonts w:eastAsia="Times New Roman" w:cstheme="minorHAnsi"/>
          <w:sz w:val="24"/>
          <w:szCs w:val="24"/>
        </w:rPr>
        <w:t xml:space="preserve">CC type and </w:t>
      </w:r>
      <w:r w:rsidR="009130A3">
        <w:rPr>
          <w:rFonts w:eastAsia="Times New Roman" w:cstheme="minorHAnsi"/>
          <w:sz w:val="24"/>
          <w:szCs w:val="24"/>
        </w:rPr>
        <w:t xml:space="preserve">CC biomass at termination as </w:t>
      </w:r>
      <w:r>
        <w:rPr>
          <w:rFonts w:eastAsia="Times New Roman" w:cstheme="minorHAnsi"/>
          <w:sz w:val="24"/>
          <w:szCs w:val="24"/>
        </w:rPr>
        <w:t>predictor</w:t>
      </w:r>
      <w:r w:rsidR="00FD068D">
        <w:rPr>
          <w:rFonts w:eastAsia="Times New Roman" w:cstheme="minorHAnsi"/>
          <w:sz w:val="24"/>
          <w:szCs w:val="24"/>
        </w:rPr>
        <w:t>s</w:t>
      </w:r>
      <w:r w:rsidR="009130A3">
        <w:rPr>
          <w:rFonts w:eastAsia="Times New Roman" w:cstheme="minorHAnsi"/>
          <w:sz w:val="24"/>
          <w:szCs w:val="24"/>
        </w:rPr>
        <w:t xml:space="preserve"> </w:t>
      </w:r>
      <w:r w:rsidR="00FD068D">
        <w:rPr>
          <w:rFonts w:eastAsia="Times New Roman" w:cstheme="minorHAnsi"/>
          <w:sz w:val="24"/>
          <w:szCs w:val="24"/>
        </w:rPr>
        <w:t>(with study as a random effect)</w:t>
      </w:r>
      <w:r w:rsidR="009130A3">
        <w:rPr>
          <w:rFonts w:eastAsia="Times New Roman" w:cstheme="minorHAnsi"/>
          <w:sz w:val="24"/>
          <w:szCs w:val="24"/>
        </w:rPr>
        <w:t xml:space="preserve">. The </w:t>
      </w:r>
      <w:r w:rsidR="009130A3">
        <w:rPr>
          <w:rFonts w:eastAsia="Times New Roman" w:cstheme="minorHAnsi"/>
          <w:sz w:val="24"/>
          <w:szCs w:val="24"/>
        </w:rPr>
        <w:t xml:space="preserve">unconditioned fitted parameters were used to back-calculate </w:t>
      </w:r>
      <w:r w:rsidR="00FD068D">
        <w:rPr>
          <w:rFonts w:eastAsia="Times New Roman" w:cstheme="minorHAnsi"/>
          <w:sz w:val="24"/>
          <w:szCs w:val="24"/>
        </w:rPr>
        <w:t>the grass CC biomass at a</w:t>
      </w:r>
      <w:r>
        <w:rPr>
          <w:rFonts w:eastAsia="Times New Roman" w:cstheme="minorHAnsi"/>
          <w:sz w:val="24"/>
          <w:szCs w:val="24"/>
        </w:rPr>
        <w:t xml:space="preserve"> </w:t>
      </w:r>
      <w:r w:rsidR="00FD068D">
        <w:rPr>
          <w:rFonts w:eastAsia="Times New Roman" w:cstheme="minorHAnsi"/>
          <w:sz w:val="24"/>
          <w:szCs w:val="24"/>
        </w:rPr>
        <w:t xml:space="preserve">CC-induced </w:t>
      </w:r>
      <w:r>
        <w:rPr>
          <w:rFonts w:eastAsia="Times New Roman" w:cstheme="minorHAnsi"/>
          <w:sz w:val="24"/>
          <w:szCs w:val="24"/>
        </w:rPr>
        <w:t xml:space="preserve">75% reduction </w:t>
      </w:r>
      <w:r w:rsidR="009130A3">
        <w:rPr>
          <w:rFonts w:eastAsia="Times New Roman" w:cstheme="minorHAnsi"/>
          <w:sz w:val="24"/>
          <w:szCs w:val="24"/>
        </w:rPr>
        <w:t xml:space="preserve">in weed biomass. The uncertainty around this value was estimated using the delta method </w:t>
      </w:r>
      <w:r w:rsidR="00537D8A" w:rsidRPr="007A4BFC">
        <w:rPr>
          <w:rFonts w:eastAsia="Times New Roman" w:cs="Calibri"/>
          <w:noProof/>
          <w:sz w:val="24"/>
          <w:szCs w:val="24"/>
        </w:rPr>
        <w:t>(Ver Hoef 2012)</w:t>
      </w:r>
      <w:r w:rsidR="009130A3" w:rsidRPr="007A4BFC">
        <w:rPr>
          <w:rFonts w:eastAsia="Times New Roman" w:cs="Calibri"/>
          <w:sz w:val="24"/>
          <w:szCs w:val="24"/>
        </w:rPr>
        <w:t>.</w:t>
      </w:r>
      <w:r w:rsidR="009130A3">
        <w:rPr>
          <w:rFonts w:eastAsia="Times New Roman" w:cstheme="minorHAnsi"/>
          <w:sz w:val="24"/>
          <w:szCs w:val="24"/>
        </w:rPr>
        <w:t xml:space="preserve"> </w:t>
      </w:r>
    </w:p>
    <w:p w14:paraId="60EBA675" w14:textId="4B5DB417" w:rsidR="005A64F6" w:rsidRDefault="005A64F6" w:rsidP="00B30B0C">
      <w:pPr>
        <w:shd w:val="clear" w:color="auto" w:fill="FFFFFF"/>
        <w:spacing w:after="0" w:line="360" w:lineRule="auto"/>
        <w:rPr>
          <w:rFonts w:eastAsia="Times New Roman" w:cstheme="minorHAnsi"/>
          <w:sz w:val="24"/>
          <w:szCs w:val="24"/>
        </w:rPr>
      </w:pPr>
    </w:p>
    <w:p w14:paraId="64D2AB2C" w14:textId="60EA494B" w:rsidR="005A64F6" w:rsidRDefault="005A64F6" w:rsidP="00B30B0C">
      <w:pPr>
        <w:shd w:val="clear" w:color="auto" w:fill="FFFFFF"/>
        <w:spacing w:after="0" w:line="360" w:lineRule="auto"/>
        <w:rPr>
          <w:rFonts w:eastAsia="Times New Roman" w:cstheme="minorHAnsi"/>
          <w:sz w:val="24"/>
          <w:szCs w:val="24"/>
        </w:rPr>
      </w:pPr>
      <w:r>
        <w:rPr>
          <w:rFonts w:eastAsia="Times New Roman" w:cstheme="minorHAnsi"/>
          <w:sz w:val="24"/>
          <w:szCs w:val="24"/>
        </w:rPr>
        <w:t xml:space="preserve">Finally, each point was categorized based on cash-crop yield and weed pressure responses; if the comparison exhibited both an increase in cash-crop yield and a decrease in weed pressure it was assigned ‘win-win’, otherwise it was assigned a value of </w:t>
      </w:r>
      <w:r w:rsidR="005912DA">
        <w:rPr>
          <w:rFonts w:eastAsia="Times New Roman" w:cstheme="minorHAnsi"/>
          <w:sz w:val="24"/>
          <w:szCs w:val="24"/>
        </w:rPr>
        <w:t>‘other</w:t>
      </w:r>
      <w:r>
        <w:rPr>
          <w:rFonts w:eastAsia="Times New Roman" w:cstheme="minorHAnsi"/>
          <w:sz w:val="24"/>
          <w:szCs w:val="24"/>
        </w:rPr>
        <w:t xml:space="preserve">’. </w:t>
      </w:r>
      <w:r w:rsidRPr="007A4BFC">
        <w:rPr>
          <w:rFonts w:eastAsia="Times New Roman" w:cs="Calibri"/>
          <w:sz w:val="24"/>
          <w:szCs w:val="24"/>
        </w:rPr>
        <w:t>To explore possible predictor</w:t>
      </w:r>
      <w:r w:rsidR="00FD068D" w:rsidRPr="007A4BFC">
        <w:rPr>
          <w:rFonts w:eastAsia="Times New Roman" w:cs="Calibri"/>
          <w:sz w:val="24"/>
          <w:szCs w:val="24"/>
        </w:rPr>
        <w:t xml:space="preserve"> combinations</w:t>
      </w:r>
      <w:r w:rsidRPr="007A4BFC">
        <w:rPr>
          <w:rFonts w:eastAsia="Times New Roman" w:cs="Calibri"/>
          <w:sz w:val="24"/>
          <w:szCs w:val="24"/>
        </w:rPr>
        <w:t xml:space="preserve"> for win-win scenarios, we fit random forest models </w:t>
      </w:r>
      <w:r w:rsidR="00537D8A" w:rsidRPr="007A4BFC">
        <w:rPr>
          <w:rFonts w:eastAsia="Times New Roman" w:cs="Calibri"/>
          <w:noProof/>
          <w:sz w:val="24"/>
          <w:szCs w:val="24"/>
        </w:rPr>
        <w:t>(Kuhn and Johnson 2013)</w:t>
      </w:r>
      <w:r w:rsidR="00C071A8" w:rsidRPr="007A4BFC">
        <w:rPr>
          <w:rFonts w:eastAsia="Times New Roman" w:cs="Calibri"/>
          <w:sz w:val="24"/>
          <w:szCs w:val="24"/>
        </w:rPr>
        <w:t xml:space="preserve"> using several R packages </w:t>
      </w:r>
      <w:r w:rsidR="004B54BD" w:rsidRPr="007A4BFC">
        <w:rPr>
          <w:rFonts w:eastAsia="Times New Roman" w:cs="Calibri"/>
          <w:noProof/>
          <w:sz w:val="24"/>
          <w:szCs w:val="24"/>
        </w:rPr>
        <w:t>(Hothorn et al. 2006)</w:t>
      </w:r>
      <w:r w:rsidR="00C071A8" w:rsidRPr="007A4BFC">
        <w:rPr>
          <w:rFonts w:eastAsia="Times New Roman" w:cs="Calibri"/>
          <w:sz w:val="24"/>
          <w:szCs w:val="24"/>
        </w:rPr>
        <w:t>.</w:t>
      </w:r>
      <w:r w:rsidR="00C071A8">
        <w:rPr>
          <w:rFonts w:eastAsia="Times New Roman" w:cstheme="minorHAnsi"/>
          <w:sz w:val="24"/>
          <w:szCs w:val="24"/>
        </w:rPr>
        <w:t xml:space="preserve"> </w:t>
      </w:r>
      <w:r>
        <w:rPr>
          <w:rFonts w:eastAsia="Times New Roman" w:cstheme="minorHAnsi"/>
          <w:sz w:val="24"/>
          <w:szCs w:val="24"/>
        </w:rPr>
        <w:t xml:space="preserve">  </w:t>
      </w:r>
    </w:p>
    <w:p w14:paraId="409CF374" w14:textId="77777777" w:rsidR="00D41CFD" w:rsidRDefault="00D41CFD" w:rsidP="00B30B0C">
      <w:pPr>
        <w:shd w:val="clear" w:color="auto" w:fill="FFFFFF"/>
        <w:spacing w:after="0" w:line="360" w:lineRule="auto"/>
      </w:pPr>
    </w:p>
    <w:p w14:paraId="603487A0" w14:textId="77777777" w:rsidR="001C4E82" w:rsidRPr="007A4BFC" w:rsidRDefault="00DD7A86" w:rsidP="00B30B0C">
      <w:pPr>
        <w:shd w:val="clear" w:color="auto" w:fill="FFFFFF"/>
        <w:spacing w:after="0" w:line="360" w:lineRule="auto"/>
        <w:rPr>
          <w:rFonts w:eastAsia="Times New Roman" w:cs="Calibri"/>
          <w:sz w:val="24"/>
          <w:szCs w:val="24"/>
          <w:u w:val="single"/>
        </w:rPr>
      </w:pPr>
      <w:r w:rsidRPr="007A4BFC">
        <w:rPr>
          <w:rFonts w:eastAsia="Times New Roman" w:cs="Calibri"/>
          <w:sz w:val="24"/>
          <w:szCs w:val="24"/>
          <w:u w:val="single"/>
        </w:rPr>
        <w:t>Simulation of rye cover crop biomass</w:t>
      </w:r>
    </w:p>
    <w:p w14:paraId="5A43E0D6" w14:textId="77777777" w:rsidR="000E5BE2" w:rsidRPr="007A4BFC" w:rsidRDefault="001C4E82" w:rsidP="00B30B0C">
      <w:pPr>
        <w:shd w:val="clear" w:color="auto" w:fill="FFFFFF"/>
        <w:spacing w:after="0" w:line="360" w:lineRule="auto"/>
        <w:rPr>
          <w:rFonts w:eastAsia="Times New Roman" w:cs="Calibri"/>
          <w:sz w:val="24"/>
          <w:szCs w:val="24"/>
        </w:rPr>
      </w:pPr>
      <w:r w:rsidRPr="007A4BFC">
        <w:rPr>
          <w:rFonts w:eastAsia="Times New Roman" w:cs="Calibri"/>
          <w:sz w:val="24"/>
          <w:szCs w:val="24"/>
        </w:rPr>
        <w:t xml:space="preserve">To investigate </w:t>
      </w:r>
      <w:r w:rsidR="00DD7A86" w:rsidRPr="007A4BFC">
        <w:rPr>
          <w:rFonts w:eastAsia="Times New Roman" w:cs="Calibri"/>
          <w:sz w:val="24"/>
          <w:szCs w:val="24"/>
        </w:rPr>
        <w:t>whether it is</w:t>
      </w:r>
      <w:r w:rsidRPr="007A4BFC">
        <w:rPr>
          <w:rFonts w:eastAsia="Times New Roman" w:cs="Calibri"/>
          <w:sz w:val="24"/>
          <w:szCs w:val="24"/>
        </w:rPr>
        <w:t xml:space="preserve"> </w:t>
      </w:r>
      <w:r w:rsidR="00A44CEE" w:rsidRPr="007A4BFC">
        <w:rPr>
          <w:rFonts w:eastAsia="Times New Roman" w:cs="Calibri"/>
          <w:sz w:val="24"/>
          <w:szCs w:val="24"/>
        </w:rPr>
        <w:t>feasib</w:t>
      </w:r>
      <w:r w:rsidR="00DD7A86" w:rsidRPr="007A4BFC">
        <w:rPr>
          <w:rFonts w:eastAsia="Times New Roman" w:cs="Calibri"/>
          <w:sz w:val="24"/>
          <w:szCs w:val="24"/>
        </w:rPr>
        <w:t>le to manage</w:t>
      </w:r>
      <w:r w:rsidR="00A44CEE" w:rsidRPr="007A4BFC">
        <w:rPr>
          <w:rFonts w:eastAsia="Times New Roman" w:cs="Calibri"/>
          <w:sz w:val="24"/>
          <w:szCs w:val="24"/>
        </w:rPr>
        <w:t xml:space="preserve"> CCs for </w:t>
      </w:r>
      <w:r w:rsidR="00DD7A86" w:rsidRPr="007A4BFC">
        <w:rPr>
          <w:rFonts w:eastAsia="Times New Roman" w:cs="Calibri"/>
          <w:sz w:val="24"/>
          <w:szCs w:val="24"/>
        </w:rPr>
        <w:t xml:space="preserve">effective </w:t>
      </w:r>
      <w:r w:rsidR="00A44CEE" w:rsidRPr="007A4BFC">
        <w:rPr>
          <w:rFonts w:eastAsia="Times New Roman" w:cs="Calibri"/>
          <w:sz w:val="24"/>
          <w:szCs w:val="24"/>
        </w:rPr>
        <w:t xml:space="preserve">weed control in the </w:t>
      </w:r>
      <w:r w:rsidR="00A77BD6" w:rsidRPr="007A4BFC">
        <w:rPr>
          <w:rFonts w:eastAsia="Times New Roman" w:cs="Calibri"/>
          <w:sz w:val="24"/>
          <w:szCs w:val="24"/>
        </w:rPr>
        <w:t>US Corn Belt</w:t>
      </w:r>
      <w:r w:rsidR="00DD7A86" w:rsidRPr="007A4BFC">
        <w:rPr>
          <w:rFonts w:eastAsia="Times New Roman" w:cs="Calibri"/>
          <w:sz w:val="24"/>
          <w:szCs w:val="24"/>
        </w:rPr>
        <w:t>,</w:t>
      </w:r>
      <w:r w:rsidR="00A44CEE" w:rsidRPr="007A4BFC">
        <w:rPr>
          <w:rFonts w:eastAsia="Times New Roman" w:cs="Calibri"/>
          <w:sz w:val="24"/>
          <w:szCs w:val="24"/>
        </w:rPr>
        <w:t xml:space="preserve"> we used </w:t>
      </w:r>
      <w:r w:rsidR="00F216D7" w:rsidRPr="007A4BFC">
        <w:rPr>
          <w:rFonts w:eastAsia="Times New Roman" w:cs="Calibri"/>
          <w:sz w:val="24"/>
          <w:szCs w:val="24"/>
        </w:rPr>
        <w:t>the</w:t>
      </w:r>
      <w:r w:rsidR="00A77BD6" w:rsidRPr="00A77BD6">
        <w:rPr>
          <w:sz w:val="24"/>
          <w:szCs w:val="24"/>
        </w:rPr>
        <w:t xml:space="preserve"> </w:t>
      </w:r>
      <w:r w:rsidR="00A77BD6" w:rsidRPr="00A77BD6">
        <w:rPr>
          <w:rStyle w:val="st"/>
          <w:sz w:val="24"/>
          <w:szCs w:val="24"/>
        </w:rPr>
        <w:t>System Approach to Land Use Sustainability</w:t>
      </w:r>
      <w:r w:rsidR="00F216D7" w:rsidRPr="007A4BFC">
        <w:rPr>
          <w:rFonts w:eastAsia="Times New Roman" w:cs="Calibri"/>
          <w:sz w:val="24"/>
          <w:szCs w:val="24"/>
        </w:rPr>
        <w:t xml:space="preserve"> </w:t>
      </w:r>
      <w:r w:rsidR="00A77BD6" w:rsidRPr="007A4BFC">
        <w:rPr>
          <w:rFonts w:eastAsia="Times New Roman" w:cs="Calibri"/>
          <w:sz w:val="24"/>
          <w:szCs w:val="24"/>
        </w:rPr>
        <w:t xml:space="preserve">(SALUS) </w:t>
      </w:r>
      <w:r w:rsidR="00F216D7" w:rsidRPr="007A4BFC">
        <w:rPr>
          <w:rFonts w:eastAsia="Times New Roman" w:cs="Calibri"/>
          <w:sz w:val="24"/>
          <w:szCs w:val="24"/>
        </w:rPr>
        <w:t>model</w:t>
      </w:r>
      <w:r w:rsidR="00A77BD6" w:rsidRPr="007A4BFC">
        <w:rPr>
          <w:rFonts w:eastAsia="Times New Roman" w:cs="Calibri"/>
          <w:sz w:val="24"/>
          <w:szCs w:val="24"/>
        </w:rPr>
        <w:t xml:space="preserve"> </w:t>
      </w:r>
      <w:r w:rsidR="00A44CEE" w:rsidRPr="007A4BFC">
        <w:rPr>
          <w:rFonts w:eastAsia="Times New Roman" w:cs="Calibri"/>
          <w:sz w:val="24"/>
          <w:szCs w:val="24"/>
        </w:rPr>
        <w:t xml:space="preserve">to simulate </w:t>
      </w:r>
      <w:r w:rsidR="002566A2" w:rsidRPr="007A4BFC">
        <w:rPr>
          <w:rFonts w:eastAsia="Times New Roman" w:cs="Calibri"/>
          <w:sz w:val="24"/>
          <w:szCs w:val="24"/>
        </w:rPr>
        <w:t xml:space="preserve">winter </w:t>
      </w:r>
      <w:r w:rsidR="00A44CEE" w:rsidRPr="007A4BFC">
        <w:rPr>
          <w:rFonts w:eastAsia="Times New Roman" w:cs="Calibri"/>
          <w:sz w:val="24"/>
          <w:szCs w:val="24"/>
        </w:rPr>
        <w:t>rye (</w:t>
      </w:r>
      <w:r w:rsidR="00A44CEE" w:rsidRPr="007A4BFC">
        <w:rPr>
          <w:rFonts w:eastAsia="Times New Roman" w:cs="Calibri"/>
          <w:i/>
          <w:sz w:val="24"/>
          <w:szCs w:val="24"/>
        </w:rPr>
        <w:t>Secale cereal</w:t>
      </w:r>
      <w:r w:rsidR="00A44CEE" w:rsidRPr="007A4BFC">
        <w:rPr>
          <w:rFonts w:eastAsia="Times New Roman" w:cs="Calibri"/>
          <w:sz w:val="24"/>
          <w:szCs w:val="24"/>
        </w:rPr>
        <w:t xml:space="preserve">) biomass </w:t>
      </w:r>
      <w:r w:rsidR="000E5BE2" w:rsidRPr="007A4BFC">
        <w:rPr>
          <w:rFonts w:eastAsia="Times New Roman" w:cs="Calibri"/>
          <w:sz w:val="24"/>
          <w:szCs w:val="24"/>
        </w:rPr>
        <w:t xml:space="preserve">across a range of soils and weather conditions in the Midwestern US. We chose to model winter rye growth because it is one of the most prevalent CC species used in the US Corn Belt </w:t>
      </w:r>
      <w:r w:rsidR="004B54BD" w:rsidRPr="007A4BFC">
        <w:rPr>
          <w:rFonts w:eastAsia="Times New Roman" w:cs="Calibri"/>
          <w:noProof/>
          <w:sz w:val="24"/>
          <w:szCs w:val="24"/>
        </w:rPr>
        <w:t>(Singer 2008)</w:t>
      </w:r>
      <w:r w:rsidR="000E5BE2" w:rsidRPr="007A4BFC">
        <w:rPr>
          <w:rFonts w:eastAsia="Times New Roman" w:cs="Calibri"/>
          <w:sz w:val="24"/>
          <w:szCs w:val="24"/>
        </w:rPr>
        <w:t xml:space="preserve">, and </w:t>
      </w:r>
      <w:r w:rsidR="00F216D7" w:rsidRPr="007A4BFC">
        <w:rPr>
          <w:rFonts w:eastAsia="Times New Roman" w:cs="Calibri"/>
          <w:sz w:val="24"/>
          <w:szCs w:val="24"/>
        </w:rPr>
        <w:t>rye represents the most optimistic cover crop choice for maximizing biomass production in this region</w:t>
      </w:r>
      <w:r w:rsidR="002566A2" w:rsidRPr="007A4BFC">
        <w:rPr>
          <w:rFonts w:eastAsia="Times New Roman" w:cs="Calibri"/>
          <w:sz w:val="24"/>
          <w:szCs w:val="24"/>
        </w:rPr>
        <w:t xml:space="preserve"> </w:t>
      </w:r>
      <w:r w:rsidR="004B54BD" w:rsidRPr="007A4BFC">
        <w:rPr>
          <w:rFonts w:eastAsia="Times New Roman" w:cs="Calibri"/>
          <w:noProof/>
          <w:sz w:val="24"/>
          <w:szCs w:val="24"/>
        </w:rPr>
        <w:t>(Kaspar and Bakker 2015)</w:t>
      </w:r>
      <w:r w:rsidR="00F216D7" w:rsidRPr="007A4BFC">
        <w:rPr>
          <w:rFonts w:eastAsia="Times New Roman" w:cs="Calibri"/>
          <w:sz w:val="24"/>
          <w:szCs w:val="24"/>
        </w:rPr>
        <w:t xml:space="preserve">. </w:t>
      </w:r>
    </w:p>
    <w:p w14:paraId="7915582A" w14:textId="77777777" w:rsidR="000E5BE2" w:rsidRPr="007A4BFC" w:rsidRDefault="000E5BE2" w:rsidP="00B30B0C">
      <w:pPr>
        <w:shd w:val="clear" w:color="auto" w:fill="FFFFFF"/>
        <w:spacing w:after="0" w:line="360" w:lineRule="auto"/>
        <w:rPr>
          <w:rFonts w:eastAsia="Times New Roman" w:cs="Calibri"/>
          <w:sz w:val="24"/>
          <w:szCs w:val="24"/>
        </w:rPr>
      </w:pPr>
    </w:p>
    <w:p w14:paraId="1B46AB67" w14:textId="4A535E54" w:rsidR="000E5BE2" w:rsidRPr="00532A5C" w:rsidRDefault="000E5BE2" w:rsidP="00B30B0C">
      <w:pPr>
        <w:shd w:val="clear" w:color="auto" w:fill="FFFFFF"/>
        <w:spacing w:after="0" w:line="360" w:lineRule="auto"/>
        <w:rPr>
          <w:sz w:val="24"/>
          <w:szCs w:val="24"/>
        </w:rPr>
      </w:pPr>
      <w:r w:rsidRPr="00532A5C">
        <w:rPr>
          <w:sz w:val="24"/>
          <w:szCs w:val="24"/>
        </w:rPr>
        <w:t xml:space="preserve">SALUS is a cropping system modeling platform, widely used to simulate crop growth and other plant-soil-atmosphere processes in the US Corn Belt and elsewhere </w:t>
      </w:r>
      <w:r w:rsidRPr="00532A5C">
        <w:rPr>
          <w:noProof/>
          <w:sz w:val="24"/>
          <w:szCs w:val="24"/>
        </w:rPr>
        <w:t>(Basso and Ritchie 2015)</w:t>
      </w:r>
      <w:r w:rsidRPr="00532A5C">
        <w:rPr>
          <w:sz w:val="24"/>
          <w:szCs w:val="24"/>
        </w:rPr>
        <w:t xml:space="preserve">. </w:t>
      </w:r>
      <w:r w:rsidRPr="00532A5C">
        <w:rPr>
          <w:sz w:val="24"/>
          <w:szCs w:val="24"/>
        </w:rPr>
        <w:lastRenderedPageBreak/>
        <w:t>The model is composed of a suite of soil, crop and hydrological process-based models that run on a daily time-step</w:t>
      </w:r>
      <w:r w:rsidR="00FD068D">
        <w:rPr>
          <w:sz w:val="24"/>
          <w:szCs w:val="24"/>
        </w:rPr>
        <w:t xml:space="preserve"> using</w:t>
      </w:r>
      <w:r w:rsidRPr="00532A5C">
        <w:rPr>
          <w:sz w:val="24"/>
          <w:szCs w:val="24"/>
        </w:rPr>
        <w:t xml:space="preserve"> daily weather data, information on soil characteristics</w:t>
      </w:r>
      <w:r w:rsidR="00FD068D">
        <w:rPr>
          <w:sz w:val="24"/>
          <w:szCs w:val="24"/>
        </w:rPr>
        <w:t>,</w:t>
      </w:r>
      <w:r w:rsidRPr="00532A5C">
        <w:rPr>
          <w:sz w:val="24"/>
          <w:szCs w:val="24"/>
        </w:rPr>
        <w:t xml:space="preserve"> and management. The platform allows the use of a </w:t>
      </w:r>
      <w:r w:rsidRPr="00532A5C">
        <w:rPr>
          <w:i/>
          <w:iCs/>
          <w:sz w:val="24"/>
          <w:szCs w:val="24"/>
        </w:rPr>
        <w:t>simple</w:t>
      </w:r>
      <w:r w:rsidRPr="00532A5C">
        <w:rPr>
          <w:sz w:val="24"/>
          <w:szCs w:val="24"/>
        </w:rPr>
        <w:t xml:space="preserve"> crop model, which provides great flexibility to represent many annual crops given the relatively low number of crop-specific parameters needed for simulation </w:t>
      </w:r>
      <w:r w:rsidRPr="00532A5C">
        <w:rPr>
          <w:noProof/>
          <w:sz w:val="24"/>
          <w:szCs w:val="24"/>
        </w:rPr>
        <w:t>(Dzotsi et al. 2013)</w:t>
      </w:r>
      <w:r w:rsidRPr="00532A5C">
        <w:rPr>
          <w:sz w:val="24"/>
          <w:szCs w:val="24"/>
        </w:rPr>
        <w:t xml:space="preserve">. For this study, we developed </w:t>
      </w:r>
      <w:r w:rsidR="00FD068D">
        <w:rPr>
          <w:sz w:val="24"/>
          <w:szCs w:val="24"/>
        </w:rPr>
        <w:t xml:space="preserve">the </w:t>
      </w:r>
      <w:r w:rsidRPr="00532A5C">
        <w:rPr>
          <w:sz w:val="24"/>
          <w:szCs w:val="24"/>
        </w:rPr>
        <w:t>crop-specific parameters for winter rye cover crop</w:t>
      </w:r>
      <w:r w:rsidR="00FD068D">
        <w:rPr>
          <w:sz w:val="24"/>
          <w:szCs w:val="24"/>
        </w:rPr>
        <w:t xml:space="preserve"> using </w:t>
      </w:r>
      <w:r w:rsidRPr="00532A5C">
        <w:rPr>
          <w:sz w:val="24"/>
          <w:szCs w:val="24"/>
        </w:rPr>
        <w:t>measurements of biomass at termination from published literature studies</w:t>
      </w:r>
      <w:r w:rsidR="00FD068D">
        <w:rPr>
          <w:sz w:val="24"/>
          <w:szCs w:val="24"/>
        </w:rPr>
        <w:t xml:space="preserve"> (S2)</w:t>
      </w:r>
      <w:r w:rsidRPr="00532A5C">
        <w:rPr>
          <w:sz w:val="24"/>
          <w:szCs w:val="24"/>
        </w:rPr>
        <w:t xml:space="preserve">. For brevity, all the details on SALUS model set up, crop-specific parameter estimation, and performance against the observed data are included in the supplementary information (S2). </w:t>
      </w:r>
    </w:p>
    <w:p w14:paraId="012A4040" w14:textId="77777777" w:rsidR="000E5BE2" w:rsidRPr="00532A5C" w:rsidRDefault="000E5BE2" w:rsidP="00B30B0C">
      <w:pPr>
        <w:shd w:val="clear" w:color="auto" w:fill="FFFFFF"/>
        <w:spacing w:after="0" w:line="360" w:lineRule="auto"/>
        <w:rPr>
          <w:sz w:val="24"/>
          <w:szCs w:val="24"/>
        </w:rPr>
      </w:pPr>
    </w:p>
    <w:p w14:paraId="4CEF82B5" w14:textId="6ACA0332" w:rsidR="000E5BE2" w:rsidRPr="00532A5C" w:rsidRDefault="000E5BE2" w:rsidP="00B30B0C">
      <w:pPr>
        <w:shd w:val="clear" w:color="auto" w:fill="FFFFFF"/>
        <w:spacing w:after="0" w:line="360" w:lineRule="auto"/>
        <w:rPr>
          <w:sz w:val="24"/>
          <w:szCs w:val="24"/>
          <w:u w:color="FF0000"/>
        </w:rPr>
      </w:pPr>
      <w:r w:rsidRPr="00532A5C">
        <w:rPr>
          <w:sz w:val="24"/>
          <w:szCs w:val="24"/>
          <w:u w:color="FF0000"/>
        </w:rPr>
        <w:t xml:space="preserve">Simulations of rye </w:t>
      </w:r>
      <w:r w:rsidR="00FD068D">
        <w:rPr>
          <w:sz w:val="24"/>
          <w:szCs w:val="24"/>
          <w:u w:color="FF0000"/>
        </w:rPr>
        <w:t>CC</w:t>
      </w:r>
      <w:r w:rsidRPr="00532A5C">
        <w:rPr>
          <w:sz w:val="24"/>
          <w:szCs w:val="24"/>
          <w:u w:color="FF0000"/>
        </w:rPr>
        <w:t xml:space="preserve"> growth were performed for 0.125 x </w:t>
      </w:r>
      <w:proofErr w:type="gramStart"/>
      <w:r w:rsidRPr="00532A5C">
        <w:rPr>
          <w:sz w:val="24"/>
          <w:szCs w:val="24"/>
          <w:u w:color="FF0000"/>
        </w:rPr>
        <w:t>0.125 degree</w:t>
      </w:r>
      <w:proofErr w:type="gramEnd"/>
      <w:r w:rsidRPr="00532A5C">
        <w:rPr>
          <w:sz w:val="24"/>
          <w:szCs w:val="24"/>
          <w:u w:color="FF0000"/>
        </w:rPr>
        <w:t xml:space="preserve"> grid (~9.5 km) encompass</w:t>
      </w:r>
      <w:r w:rsidR="00FD068D">
        <w:rPr>
          <w:sz w:val="24"/>
          <w:szCs w:val="24"/>
          <w:u w:color="FF0000"/>
        </w:rPr>
        <w:t>ing</w:t>
      </w:r>
      <w:r w:rsidRPr="00532A5C">
        <w:rPr>
          <w:sz w:val="24"/>
          <w:szCs w:val="24"/>
          <w:u w:color="FF0000"/>
        </w:rPr>
        <w:t xml:space="preserve"> the area within the 12 Corn Belt states in our study. Daily weather data (1989-2018) at each grid cell were</w:t>
      </w:r>
      <w:r w:rsidR="003B0DFE">
        <w:rPr>
          <w:sz w:val="24"/>
          <w:szCs w:val="24"/>
          <w:u w:color="FF0000"/>
        </w:rPr>
        <w:t xml:space="preserve"> derived</w:t>
      </w:r>
      <w:r w:rsidRPr="00532A5C">
        <w:rPr>
          <w:sz w:val="24"/>
          <w:szCs w:val="24"/>
          <w:u w:color="FF0000"/>
        </w:rPr>
        <w:t xml:space="preserve"> from the North American Land Data Assimilation System project phase 2 (NLDAS-2) dataset </w:t>
      </w:r>
      <w:r w:rsidRPr="00532A5C">
        <w:rPr>
          <w:noProof/>
          <w:sz w:val="24"/>
          <w:szCs w:val="24"/>
          <w:u w:color="FF0000"/>
        </w:rPr>
        <w:t>(Xia et al. 2012)</w:t>
      </w:r>
      <w:r w:rsidRPr="00532A5C">
        <w:rPr>
          <w:sz w:val="24"/>
          <w:szCs w:val="24"/>
          <w:u w:color="FF0000"/>
        </w:rPr>
        <w:t xml:space="preserve">. Soil data for the simulations were retrieved from the gridded </w:t>
      </w:r>
      <w:r w:rsidRPr="00532A5C">
        <w:t xml:space="preserve">Soil </w:t>
      </w:r>
      <w:proofErr w:type="spellStart"/>
      <w:r w:rsidRPr="00532A5C">
        <w:t>SURvey</w:t>
      </w:r>
      <w:proofErr w:type="spellEnd"/>
      <w:r w:rsidRPr="00532A5C">
        <w:t xml:space="preserve"> </w:t>
      </w:r>
      <w:proofErr w:type="spellStart"/>
      <w:r w:rsidRPr="00532A5C">
        <w:t>GeOgraphic</w:t>
      </w:r>
      <w:proofErr w:type="spellEnd"/>
      <w:r w:rsidRPr="00532A5C">
        <w:t xml:space="preserve"> database </w:t>
      </w:r>
      <w:r w:rsidR="00532A5C" w:rsidRPr="00532A5C">
        <w:rPr>
          <w:noProof/>
        </w:rPr>
        <w:t>(Soil Survey Staff)</w:t>
      </w:r>
      <w:r w:rsidRPr="00532A5C">
        <w:rPr>
          <w:sz w:val="24"/>
          <w:szCs w:val="24"/>
          <w:u w:color="FF0000"/>
        </w:rPr>
        <w:t xml:space="preserve">. For each grid cell, we extracted soil data for the most prevalent soil map unit in SSURGO that was identified as maize or soybean cropland during the last 5 years in the </w:t>
      </w:r>
      <w:proofErr w:type="spellStart"/>
      <w:r w:rsidRPr="00532A5C">
        <w:rPr>
          <w:sz w:val="24"/>
          <w:szCs w:val="24"/>
          <w:u w:color="FF0000"/>
        </w:rPr>
        <w:t>CropScape</w:t>
      </w:r>
      <w:proofErr w:type="spellEnd"/>
      <w:r w:rsidRPr="00532A5C">
        <w:rPr>
          <w:sz w:val="24"/>
          <w:szCs w:val="24"/>
          <w:u w:color="FF0000"/>
        </w:rPr>
        <w:t xml:space="preserve"> data layer</w:t>
      </w:r>
      <w:r w:rsidR="003B0DFE">
        <w:rPr>
          <w:sz w:val="24"/>
          <w:szCs w:val="24"/>
          <w:u w:color="FF0000"/>
        </w:rPr>
        <w:t xml:space="preserve"> </w:t>
      </w:r>
      <w:r w:rsidR="00532A5C" w:rsidRPr="00532A5C">
        <w:rPr>
          <w:noProof/>
          <w:sz w:val="24"/>
          <w:szCs w:val="24"/>
          <w:u w:color="FF0000"/>
        </w:rPr>
        <w:t>(Han et al. 2012)</w:t>
      </w:r>
      <w:r w:rsidR="00532A5C" w:rsidRPr="00532A5C">
        <w:rPr>
          <w:sz w:val="24"/>
          <w:szCs w:val="24"/>
          <w:u w:color="FF0000"/>
        </w:rPr>
        <w:t>.</w:t>
      </w:r>
      <w:r w:rsidRPr="00532A5C">
        <w:rPr>
          <w:sz w:val="24"/>
          <w:szCs w:val="24"/>
          <w:u w:color="FF0000"/>
        </w:rPr>
        <w:t xml:space="preserve"> </w:t>
      </w:r>
    </w:p>
    <w:p w14:paraId="1B764115" w14:textId="77777777" w:rsidR="000E5BE2" w:rsidRPr="00532A5C" w:rsidRDefault="000E5BE2" w:rsidP="00B30B0C">
      <w:pPr>
        <w:shd w:val="clear" w:color="auto" w:fill="FFFFFF"/>
        <w:spacing w:after="0" w:line="360" w:lineRule="auto"/>
        <w:rPr>
          <w:sz w:val="24"/>
          <w:szCs w:val="24"/>
          <w:u w:color="FF0000"/>
        </w:rPr>
      </w:pPr>
    </w:p>
    <w:p w14:paraId="22AB9414" w14:textId="62E97D2A" w:rsidR="000E5BE2" w:rsidRPr="00532A5C" w:rsidRDefault="000E5BE2" w:rsidP="00B30B0C">
      <w:pPr>
        <w:shd w:val="clear" w:color="auto" w:fill="FFFFFF"/>
        <w:spacing w:after="0" w:line="360" w:lineRule="auto"/>
        <w:rPr>
          <w:sz w:val="24"/>
          <w:szCs w:val="24"/>
          <w:u w:color="FF0000"/>
        </w:rPr>
      </w:pPr>
      <w:r w:rsidRPr="00532A5C">
        <w:rPr>
          <w:sz w:val="24"/>
          <w:szCs w:val="24"/>
          <w:u w:color="FF0000"/>
        </w:rPr>
        <w:t xml:space="preserve">At each grid cell, we simulated three </w:t>
      </w:r>
      <w:r w:rsidR="003B0DFE">
        <w:rPr>
          <w:sz w:val="24"/>
          <w:szCs w:val="24"/>
          <w:u w:color="FF0000"/>
        </w:rPr>
        <w:t>CC</w:t>
      </w:r>
      <w:r w:rsidRPr="00532A5C">
        <w:rPr>
          <w:sz w:val="24"/>
          <w:szCs w:val="24"/>
          <w:u w:color="FF0000"/>
        </w:rPr>
        <w:t xml:space="preserve"> planting date scenarios: September 15 (optimistic), October 7 (realistic), and November 1 (late). Each scenario was run for the 30 years of historical data </w:t>
      </w:r>
      <w:proofErr w:type="gramStart"/>
      <w:r w:rsidRPr="00532A5C">
        <w:rPr>
          <w:sz w:val="24"/>
          <w:szCs w:val="24"/>
          <w:u w:color="FF0000"/>
        </w:rPr>
        <w:t>so as to</w:t>
      </w:r>
      <w:proofErr w:type="gramEnd"/>
      <w:r w:rsidRPr="00532A5C">
        <w:rPr>
          <w:sz w:val="24"/>
          <w:szCs w:val="24"/>
          <w:u w:color="FF0000"/>
        </w:rPr>
        <w:t xml:space="preserve"> obtain a distribution of biomass growth curves for each planting date scenario and grid cell. Then each </w:t>
      </w:r>
      <w:r w:rsidR="00FD068D">
        <w:rPr>
          <w:sz w:val="24"/>
          <w:szCs w:val="24"/>
          <w:u w:color="FF0000"/>
        </w:rPr>
        <w:t>CC</w:t>
      </w:r>
      <w:r w:rsidRPr="00532A5C">
        <w:rPr>
          <w:sz w:val="24"/>
          <w:szCs w:val="24"/>
          <w:u w:color="FF0000"/>
        </w:rPr>
        <w:t xml:space="preserve"> growth curve was examined to identify the date when 5 Mg ha</w:t>
      </w:r>
      <w:r w:rsidRPr="006B0FA3">
        <w:rPr>
          <w:sz w:val="24"/>
          <w:u w:color="FF0000"/>
          <w:vertAlign w:val="superscript"/>
        </w:rPr>
        <w:t>-1</w:t>
      </w:r>
      <w:r w:rsidRPr="00532A5C">
        <w:rPr>
          <w:sz w:val="24"/>
          <w:szCs w:val="24"/>
          <w:u w:color="FF0000"/>
        </w:rPr>
        <w:t xml:space="preserve"> of growth w</w:t>
      </w:r>
      <w:r w:rsidR="00FD068D">
        <w:rPr>
          <w:sz w:val="24"/>
          <w:szCs w:val="24"/>
          <w:u w:color="FF0000"/>
        </w:rPr>
        <w:t>as</w:t>
      </w:r>
      <w:r w:rsidRPr="00532A5C">
        <w:rPr>
          <w:sz w:val="24"/>
          <w:szCs w:val="24"/>
          <w:u w:color="FF0000"/>
        </w:rPr>
        <w:t xml:space="preserve"> achieved. This</w:t>
      </w:r>
      <w:r w:rsidR="00FD068D">
        <w:rPr>
          <w:sz w:val="24"/>
          <w:szCs w:val="24"/>
          <w:u w:color="FF0000"/>
        </w:rPr>
        <w:t xml:space="preserve"> represents </w:t>
      </w:r>
      <w:r w:rsidRPr="00532A5C">
        <w:rPr>
          <w:sz w:val="24"/>
          <w:szCs w:val="24"/>
          <w:u w:color="FF0000"/>
        </w:rPr>
        <w:t xml:space="preserve">earliest </w:t>
      </w:r>
      <w:r w:rsidR="00FD068D">
        <w:rPr>
          <w:sz w:val="24"/>
          <w:szCs w:val="24"/>
          <w:u w:color="FF0000"/>
        </w:rPr>
        <w:t xml:space="preserve">date </w:t>
      </w:r>
      <w:r w:rsidRPr="00532A5C">
        <w:rPr>
          <w:sz w:val="24"/>
          <w:szCs w:val="24"/>
          <w:u w:color="FF0000"/>
        </w:rPr>
        <w:t xml:space="preserve">in which the </w:t>
      </w:r>
      <w:r w:rsidR="00FD068D">
        <w:rPr>
          <w:sz w:val="24"/>
          <w:szCs w:val="24"/>
          <w:u w:color="FF0000"/>
        </w:rPr>
        <w:t>CC</w:t>
      </w:r>
      <w:r w:rsidRPr="00532A5C">
        <w:rPr>
          <w:sz w:val="24"/>
          <w:szCs w:val="24"/>
          <w:u w:color="FF0000"/>
        </w:rPr>
        <w:t xml:space="preserve"> can be terminated and still achieve effective weed control (see results). The termination dates for each year were aggregated by county, so each county in each scenario had a distribution of 30 values of termination dates. We removed counties that had less than 30,000 ha of maize-soybean planted during the last 5 years. Finally, county-level effective weed-control termination dates were summarized at the </w:t>
      </w:r>
      <w:r w:rsidR="00FD068D">
        <w:rPr>
          <w:sz w:val="24"/>
          <w:szCs w:val="24"/>
          <w:u w:color="FF0000"/>
        </w:rPr>
        <w:t>20</w:t>
      </w:r>
      <w:r w:rsidRPr="00532A5C">
        <w:rPr>
          <w:sz w:val="24"/>
          <w:szCs w:val="24"/>
          <w:u w:color="FF0000"/>
        </w:rPr>
        <w:t xml:space="preserve">, </w:t>
      </w:r>
      <w:r w:rsidR="00FD068D">
        <w:rPr>
          <w:sz w:val="24"/>
          <w:szCs w:val="24"/>
          <w:u w:color="FF0000"/>
        </w:rPr>
        <w:t>50</w:t>
      </w:r>
      <w:r w:rsidRPr="00532A5C">
        <w:rPr>
          <w:sz w:val="24"/>
          <w:szCs w:val="24"/>
          <w:u w:color="FF0000"/>
        </w:rPr>
        <w:t xml:space="preserve"> and </w:t>
      </w:r>
      <w:r w:rsidR="00FD068D">
        <w:rPr>
          <w:sz w:val="24"/>
          <w:szCs w:val="24"/>
          <w:u w:color="FF0000"/>
        </w:rPr>
        <w:t>80%</w:t>
      </w:r>
      <w:r w:rsidRPr="00532A5C">
        <w:rPr>
          <w:sz w:val="24"/>
          <w:szCs w:val="24"/>
          <w:u w:color="FF0000"/>
        </w:rPr>
        <w:t xml:space="preserve"> probability levels.</w:t>
      </w:r>
    </w:p>
    <w:p w14:paraId="0C52B45A" w14:textId="77777777" w:rsidR="001C4E82" w:rsidRDefault="001C4E82" w:rsidP="00B30B0C">
      <w:pPr>
        <w:shd w:val="clear" w:color="auto" w:fill="FFFFFF"/>
        <w:spacing w:after="0" w:line="360" w:lineRule="auto"/>
      </w:pPr>
    </w:p>
    <w:p w14:paraId="6BDCE3DA" w14:textId="2996EF63" w:rsidR="00B73B09" w:rsidRPr="0042521F" w:rsidRDefault="00CE0DC6" w:rsidP="00B30B0C">
      <w:pPr>
        <w:pStyle w:val="NoSpacing"/>
        <w:spacing w:line="360" w:lineRule="auto"/>
        <w:rPr>
          <w:rFonts w:cstheme="minorHAnsi"/>
          <w:b/>
          <w:sz w:val="32"/>
          <w:szCs w:val="32"/>
        </w:rPr>
      </w:pPr>
      <w:r>
        <w:rPr>
          <w:rFonts w:cstheme="minorHAnsi"/>
          <w:b/>
          <w:sz w:val="32"/>
          <w:szCs w:val="32"/>
        </w:rPr>
        <w:lastRenderedPageBreak/>
        <w:t xml:space="preserve">3. </w:t>
      </w:r>
      <w:r w:rsidR="00D63120">
        <w:rPr>
          <w:rFonts w:cstheme="minorHAnsi"/>
          <w:b/>
          <w:sz w:val="32"/>
          <w:szCs w:val="32"/>
        </w:rPr>
        <w:t>Results</w:t>
      </w:r>
      <w:r>
        <w:rPr>
          <w:rFonts w:cstheme="minorHAnsi"/>
          <w:b/>
          <w:sz w:val="32"/>
          <w:szCs w:val="32"/>
        </w:rPr>
        <w:t xml:space="preserve"> and Discussion</w:t>
      </w:r>
    </w:p>
    <w:p w14:paraId="6AE54838" w14:textId="77777777" w:rsidR="005D7FA7" w:rsidRPr="0042521F" w:rsidRDefault="005D7FA7" w:rsidP="00B30B0C">
      <w:pPr>
        <w:pStyle w:val="NoSpacing"/>
        <w:spacing w:line="360" w:lineRule="auto"/>
        <w:rPr>
          <w:rFonts w:cstheme="minorHAnsi"/>
          <w:sz w:val="24"/>
          <w:szCs w:val="24"/>
        </w:rPr>
      </w:pPr>
    </w:p>
    <w:p w14:paraId="71C5C0DC" w14:textId="1E977DCB" w:rsidR="00676DE4" w:rsidRPr="009C6443" w:rsidRDefault="00CE0DC6" w:rsidP="00B30B0C">
      <w:pPr>
        <w:pStyle w:val="NoSpacing"/>
        <w:spacing w:line="360" w:lineRule="auto"/>
        <w:rPr>
          <w:rFonts w:cstheme="minorHAnsi"/>
          <w:b/>
          <w:sz w:val="24"/>
          <w:szCs w:val="24"/>
          <w:u w:val="single"/>
        </w:rPr>
      </w:pPr>
      <w:r w:rsidRPr="009C6443">
        <w:rPr>
          <w:rFonts w:cstheme="minorHAnsi"/>
          <w:b/>
          <w:sz w:val="24"/>
          <w:szCs w:val="24"/>
          <w:u w:val="single"/>
        </w:rPr>
        <w:t xml:space="preserve">3.1 </w:t>
      </w:r>
      <w:r w:rsidR="00676DE4" w:rsidRPr="009C6443">
        <w:rPr>
          <w:rFonts w:cstheme="minorHAnsi"/>
          <w:b/>
          <w:sz w:val="24"/>
          <w:szCs w:val="24"/>
          <w:u w:val="single"/>
        </w:rPr>
        <w:t>Database overview</w:t>
      </w:r>
    </w:p>
    <w:p w14:paraId="5D193C47" w14:textId="77777777" w:rsidR="00D42EBA" w:rsidRDefault="00D42EBA" w:rsidP="00B30B0C">
      <w:pPr>
        <w:pStyle w:val="NoSpacing"/>
        <w:spacing w:line="360" w:lineRule="auto"/>
        <w:rPr>
          <w:rFonts w:cstheme="minorHAnsi"/>
          <w:sz w:val="24"/>
          <w:szCs w:val="24"/>
        </w:rPr>
      </w:pPr>
    </w:p>
    <w:p w14:paraId="4F27FE2C" w14:textId="4C131604" w:rsidR="00E87954" w:rsidRDefault="00D42EBA" w:rsidP="00B30B0C">
      <w:pPr>
        <w:shd w:val="clear" w:color="auto" w:fill="FFFFFF"/>
        <w:spacing w:after="0" w:line="360" w:lineRule="auto"/>
        <w:rPr>
          <w:rFonts w:eastAsia="Times New Roman" w:cstheme="minorHAnsi"/>
          <w:sz w:val="24"/>
          <w:szCs w:val="24"/>
        </w:rPr>
      </w:pPr>
      <w:r>
        <w:rPr>
          <w:rFonts w:cstheme="minorHAnsi"/>
          <w:sz w:val="24"/>
          <w:szCs w:val="24"/>
        </w:rPr>
        <w:t>F</w:t>
      </w:r>
      <w:r w:rsidR="00676DE4" w:rsidRPr="0042521F">
        <w:rPr>
          <w:rFonts w:cstheme="minorHAnsi"/>
          <w:sz w:val="24"/>
          <w:szCs w:val="24"/>
        </w:rPr>
        <w:t>ifteen articles</w:t>
      </w:r>
      <w:r>
        <w:rPr>
          <w:rFonts w:cstheme="minorHAnsi"/>
          <w:sz w:val="24"/>
          <w:szCs w:val="24"/>
        </w:rPr>
        <w:t xml:space="preserve"> (</w:t>
      </w:r>
      <w:r w:rsidR="00532A5C">
        <w:rPr>
          <w:rFonts w:cstheme="minorHAnsi"/>
          <w:b/>
          <w:color w:val="FF0000"/>
          <w:sz w:val="24"/>
          <w:szCs w:val="24"/>
        </w:rPr>
        <w:t>S1</w:t>
      </w:r>
      <w:r>
        <w:rPr>
          <w:rFonts w:cstheme="minorHAnsi"/>
          <w:sz w:val="24"/>
          <w:szCs w:val="24"/>
        </w:rPr>
        <w:t>)</w:t>
      </w:r>
      <w:r w:rsidR="00676DE4" w:rsidRPr="0042521F">
        <w:rPr>
          <w:rFonts w:cstheme="minorHAnsi"/>
          <w:sz w:val="24"/>
          <w:szCs w:val="24"/>
        </w:rPr>
        <w:t xml:space="preserve"> fi</w:t>
      </w:r>
      <w:r w:rsidR="00EB589C" w:rsidRPr="0042521F">
        <w:rPr>
          <w:rFonts w:cstheme="minorHAnsi"/>
          <w:sz w:val="24"/>
          <w:szCs w:val="24"/>
        </w:rPr>
        <w:t xml:space="preserve">t our criteria, </w:t>
      </w:r>
      <w:r>
        <w:rPr>
          <w:rFonts w:cstheme="minorHAnsi"/>
          <w:sz w:val="24"/>
          <w:szCs w:val="24"/>
        </w:rPr>
        <w:t>producing</w:t>
      </w:r>
      <w:r w:rsidR="00EB589C" w:rsidRPr="0042521F">
        <w:rPr>
          <w:rFonts w:cstheme="minorHAnsi"/>
          <w:sz w:val="24"/>
          <w:szCs w:val="24"/>
        </w:rPr>
        <w:t xml:space="preserve"> </w:t>
      </w:r>
      <w:r w:rsidR="00723402" w:rsidRPr="0042521F">
        <w:rPr>
          <w:rFonts w:cstheme="minorHAnsi"/>
          <w:sz w:val="24"/>
          <w:szCs w:val="24"/>
        </w:rPr>
        <w:t xml:space="preserve">123 </w:t>
      </w:r>
      <w:r w:rsidR="00676DE4" w:rsidRPr="0042521F">
        <w:rPr>
          <w:rFonts w:cstheme="minorHAnsi"/>
          <w:sz w:val="24"/>
          <w:szCs w:val="24"/>
        </w:rPr>
        <w:t>response ratios</w:t>
      </w:r>
      <w:r w:rsidR="00723402" w:rsidRPr="0042521F">
        <w:rPr>
          <w:rFonts w:cstheme="minorHAnsi"/>
          <w:sz w:val="24"/>
          <w:szCs w:val="24"/>
        </w:rPr>
        <w:t xml:space="preserve"> for weed biomass and 11</w:t>
      </w:r>
      <w:r>
        <w:rPr>
          <w:rFonts w:cstheme="minorHAnsi"/>
          <w:sz w:val="24"/>
          <w:szCs w:val="24"/>
        </w:rPr>
        <w:t>9</w:t>
      </w:r>
      <w:r w:rsidR="00723402" w:rsidRPr="0042521F">
        <w:rPr>
          <w:rFonts w:cstheme="minorHAnsi"/>
          <w:sz w:val="24"/>
          <w:szCs w:val="24"/>
        </w:rPr>
        <w:t xml:space="preserve"> response ratios for weed density</w:t>
      </w:r>
      <w:r w:rsidR="00A44CEE">
        <w:rPr>
          <w:rFonts w:cstheme="minorHAnsi"/>
          <w:sz w:val="24"/>
          <w:szCs w:val="24"/>
        </w:rPr>
        <w:t>. The studies</w:t>
      </w:r>
      <w:r>
        <w:rPr>
          <w:rFonts w:cstheme="minorHAnsi"/>
          <w:sz w:val="24"/>
          <w:szCs w:val="24"/>
        </w:rPr>
        <w:t xml:space="preserve"> </w:t>
      </w:r>
      <w:r w:rsidR="00FD068D">
        <w:rPr>
          <w:rFonts w:cstheme="minorHAnsi"/>
          <w:sz w:val="24"/>
          <w:szCs w:val="24"/>
        </w:rPr>
        <w:t>include</w:t>
      </w:r>
      <w:r>
        <w:rPr>
          <w:rFonts w:cstheme="minorHAnsi"/>
          <w:sz w:val="24"/>
          <w:szCs w:val="24"/>
        </w:rPr>
        <w:t xml:space="preserve"> a range of site characteristics and m</w:t>
      </w:r>
      <w:r w:rsidR="00D63120">
        <w:rPr>
          <w:rFonts w:cstheme="minorHAnsi"/>
          <w:sz w:val="24"/>
          <w:szCs w:val="24"/>
        </w:rPr>
        <w:t>anagement representative of maize-</w:t>
      </w:r>
      <w:r>
        <w:rPr>
          <w:rFonts w:cstheme="minorHAnsi"/>
          <w:sz w:val="24"/>
          <w:szCs w:val="24"/>
        </w:rPr>
        <w:t>soybean production systems of the Corn Belt (</w:t>
      </w:r>
      <w:r w:rsidR="00FC675C">
        <w:rPr>
          <w:rFonts w:cstheme="minorHAnsi"/>
          <w:sz w:val="24"/>
          <w:szCs w:val="24"/>
        </w:rPr>
        <w:t xml:space="preserve">Fig 1; </w:t>
      </w:r>
      <w:r>
        <w:rPr>
          <w:rFonts w:cstheme="minorHAnsi"/>
          <w:sz w:val="24"/>
          <w:szCs w:val="24"/>
        </w:rPr>
        <w:t xml:space="preserve">Table </w:t>
      </w:r>
      <w:r w:rsidR="00FC675C">
        <w:rPr>
          <w:rFonts w:cstheme="minorHAnsi"/>
          <w:sz w:val="24"/>
          <w:szCs w:val="24"/>
        </w:rPr>
        <w:t>1</w:t>
      </w:r>
      <w:r>
        <w:rPr>
          <w:rFonts w:cstheme="minorHAnsi"/>
          <w:sz w:val="24"/>
          <w:szCs w:val="24"/>
        </w:rPr>
        <w:t>)</w:t>
      </w:r>
      <w:r w:rsidR="00486004" w:rsidRPr="0042521F">
        <w:rPr>
          <w:rFonts w:cstheme="minorHAnsi"/>
          <w:sz w:val="24"/>
          <w:szCs w:val="24"/>
        </w:rPr>
        <w:t>.</w:t>
      </w:r>
      <w:r w:rsidR="00E87954">
        <w:rPr>
          <w:rFonts w:cstheme="minorHAnsi"/>
          <w:sz w:val="24"/>
          <w:szCs w:val="24"/>
        </w:rPr>
        <w:t xml:space="preserve"> </w:t>
      </w:r>
      <w:r w:rsidR="00E87954" w:rsidRPr="007A4BFC">
        <w:rPr>
          <w:rFonts w:eastAsia="Times New Roman" w:cs="Calibri"/>
          <w:sz w:val="24"/>
          <w:szCs w:val="24"/>
        </w:rPr>
        <w:t>Although the</w:t>
      </w:r>
      <w:r w:rsidR="00B6686C" w:rsidRPr="007A4BFC">
        <w:rPr>
          <w:rFonts w:eastAsia="Times New Roman" w:cs="Calibri"/>
          <w:sz w:val="24"/>
          <w:szCs w:val="24"/>
        </w:rPr>
        <w:t xml:space="preserve"> subsequent</w:t>
      </w:r>
      <w:r w:rsidR="00E87954" w:rsidRPr="007A4BFC">
        <w:rPr>
          <w:rFonts w:eastAsia="Times New Roman" w:cs="Calibri"/>
          <w:sz w:val="24"/>
          <w:szCs w:val="24"/>
        </w:rPr>
        <w:t xml:space="preserve"> </w:t>
      </w:r>
      <w:r w:rsidR="00B6686C" w:rsidRPr="007A4BFC">
        <w:rPr>
          <w:rFonts w:eastAsia="Times New Roman" w:cs="Calibri"/>
          <w:sz w:val="24"/>
          <w:szCs w:val="24"/>
        </w:rPr>
        <w:t xml:space="preserve">cash </w:t>
      </w:r>
      <w:r w:rsidR="00E87954" w:rsidRPr="007A4BFC">
        <w:rPr>
          <w:rFonts w:eastAsia="Times New Roman" w:cs="Calibri"/>
          <w:sz w:val="24"/>
          <w:szCs w:val="24"/>
        </w:rPr>
        <w:t>crop’s planting density can affect a CC’s weed suppression effectiveness</w:t>
      </w:r>
      <w:r w:rsidR="001432C4" w:rsidRPr="007A4BFC">
        <w:rPr>
          <w:rFonts w:eastAsia="Times New Roman" w:cs="Calibri"/>
          <w:sz w:val="24"/>
          <w:szCs w:val="24"/>
        </w:rPr>
        <w:t xml:space="preserve"> </w:t>
      </w:r>
      <w:r w:rsidR="001432C4" w:rsidRPr="007A4BFC">
        <w:rPr>
          <w:rFonts w:eastAsia="Times New Roman" w:cs="Calibri"/>
          <w:noProof/>
          <w:sz w:val="24"/>
          <w:szCs w:val="24"/>
        </w:rPr>
        <w:t>(Ryan et al. 2011)</w:t>
      </w:r>
      <w:r w:rsidR="00E87954" w:rsidRPr="007A4BFC">
        <w:rPr>
          <w:rFonts w:eastAsia="Times New Roman" w:cs="Calibri"/>
          <w:sz w:val="24"/>
          <w:szCs w:val="24"/>
        </w:rPr>
        <w:t>,</w:t>
      </w:r>
      <w:r w:rsidR="00E87954">
        <w:rPr>
          <w:rFonts w:eastAsia="Times New Roman" w:cstheme="minorHAnsi"/>
          <w:sz w:val="24"/>
          <w:szCs w:val="24"/>
        </w:rPr>
        <w:t xml:space="preserve"> we were unable to assess that aspect of the cropping systems due to a paucity of </w:t>
      </w:r>
      <w:r w:rsidR="00FD068D">
        <w:rPr>
          <w:rFonts w:eastAsia="Times New Roman" w:cstheme="minorHAnsi"/>
          <w:sz w:val="24"/>
          <w:szCs w:val="24"/>
        </w:rPr>
        <w:t>such data reporting</w:t>
      </w:r>
      <w:r w:rsidR="00E87954">
        <w:rPr>
          <w:rFonts w:eastAsia="Times New Roman" w:cstheme="minorHAnsi"/>
          <w:sz w:val="24"/>
          <w:szCs w:val="24"/>
        </w:rPr>
        <w:t>.</w:t>
      </w:r>
    </w:p>
    <w:p w14:paraId="618CCA4D" w14:textId="7C4DC914" w:rsidR="00676DE4" w:rsidRDefault="00676DE4" w:rsidP="00B30B0C">
      <w:pPr>
        <w:pStyle w:val="NoSpacing"/>
        <w:spacing w:line="360" w:lineRule="auto"/>
        <w:rPr>
          <w:rFonts w:cstheme="minorHAnsi"/>
          <w:sz w:val="24"/>
          <w:szCs w:val="24"/>
        </w:rPr>
      </w:pPr>
    </w:p>
    <w:p w14:paraId="0B0044F5" w14:textId="656E235C" w:rsidR="00D42EBA" w:rsidRDefault="00D42EBA" w:rsidP="00B30B0C">
      <w:pPr>
        <w:pStyle w:val="NoSpacing"/>
        <w:spacing w:line="360" w:lineRule="auto"/>
        <w:rPr>
          <w:rFonts w:cstheme="minorHAns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FC675C" w14:paraId="04E7DBB9" w14:textId="77777777" w:rsidTr="006B0FA3">
        <w:tc>
          <w:tcPr>
            <w:tcW w:w="9350" w:type="dxa"/>
            <w:shd w:val="clear" w:color="auto" w:fill="auto"/>
          </w:tcPr>
          <w:p w14:paraId="7786AEAB" w14:textId="13407B69" w:rsidR="00FC675C" w:rsidRDefault="007A4BFC" w:rsidP="00B30B0C">
            <w:pPr>
              <w:pStyle w:val="NoSpacing"/>
              <w:spacing w:line="360" w:lineRule="auto"/>
              <w:rPr>
                <w:rFonts w:cstheme="minorHAnsi"/>
                <w:sz w:val="24"/>
                <w:szCs w:val="24"/>
              </w:rPr>
            </w:pPr>
            <w:r w:rsidRPr="007A4BFC">
              <w:rPr>
                <w:rFonts w:cs="Calibri"/>
                <w:noProof/>
                <w:sz w:val="24"/>
                <w:szCs w:val="24"/>
              </w:rPr>
              <w:pict w14:anchorId="417EA2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i1025" type="#_x0000_t75" style="width:468pt;height:253.8pt;visibility:visible">
                  <v:imagedata r:id="rId9" o:title=""/>
                </v:shape>
              </w:pict>
            </w:r>
          </w:p>
        </w:tc>
      </w:tr>
      <w:tr w:rsidR="00FC675C" w14:paraId="63D4C30A" w14:textId="77777777" w:rsidTr="006B0FA3">
        <w:tc>
          <w:tcPr>
            <w:tcW w:w="9350" w:type="dxa"/>
            <w:shd w:val="clear" w:color="auto" w:fill="auto"/>
          </w:tcPr>
          <w:p w14:paraId="4DE4F696" w14:textId="215ABF16" w:rsidR="00FC675C" w:rsidRDefault="00FC675C" w:rsidP="00B30B0C">
            <w:pPr>
              <w:pStyle w:val="NoSpacing"/>
              <w:spacing w:line="360" w:lineRule="auto"/>
              <w:rPr>
                <w:rFonts w:cstheme="minorHAnsi"/>
                <w:sz w:val="24"/>
                <w:szCs w:val="24"/>
              </w:rPr>
            </w:pPr>
            <w:r w:rsidRPr="007C4BB7">
              <w:rPr>
                <w:rFonts w:cstheme="minorHAnsi"/>
                <w:b/>
                <w:sz w:val="24"/>
                <w:szCs w:val="24"/>
              </w:rPr>
              <w:t>Figure 1</w:t>
            </w:r>
            <w:r>
              <w:rPr>
                <w:rFonts w:cstheme="minorHAnsi"/>
                <w:sz w:val="24"/>
                <w:szCs w:val="24"/>
              </w:rPr>
              <w:t xml:space="preserve"> </w:t>
            </w:r>
            <w:r w:rsidR="00A91688">
              <w:rPr>
                <w:rFonts w:cstheme="minorHAnsi"/>
                <w:sz w:val="24"/>
                <w:szCs w:val="24"/>
              </w:rPr>
              <w:t xml:space="preserve">Our database comprised </w:t>
            </w:r>
            <w:r w:rsidR="00B6686C">
              <w:rPr>
                <w:rFonts w:cstheme="minorHAnsi"/>
                <w:sz w:val="24"/>
                <w:szCs w:val="24"/>
              </w:rPr>
              <w:t>15</w:t>
            </w:r>
            <w:r w:rsidR="00A91688">
              <w:rPr>
                <w:rFonts w:cstheme="minorHAnsi"/>
                <w:sz w:val="24"/>
                <w:szCs w:val="24"/>
              </w:rPr>
              <w:t xml:space="preserve"> published studies done in one of the 12 Corn Belt states that measured weed biomass or weed density in a winter cover cropped and no-cover treatment of maize or soybean; point shape indicates the weed response reported, point size the number of comparisons extracted from the study location, and point color the tillage </w:t>
            </w:r>
            <w:r w:rsidR="00A91688">
              <w:rPr>
                <w:rFonts w:cstheme="minorHAnsi"/>
                <w:sz w:val="24"/>
                <w:szCs w:val="24"/>
              </w:rPr>
              <w:lastRenderedPageBreak/>
              <w:t xml:space="preserve">classification of the study. No studies from North and South Dakota met our selection criteria. </w:t>
            </w:r>
          </w:p>
        </w:tc>
      </w:tr>
    </w:tbl>
    <w:p w14:paraId="4D4F5FF4" w14:textId="7921042E" w:rsidR="00FC675C" w:rsidRDefault="00FC675C" w:rsidP="00B30B0C">
      <w:pPr>
        <w:pStyle w:val="NoSpacing"/>
        <w:spacing w:line="360" w:lineRule="auto"/>
        <w:rPr>
          <w:rFonts w:cstheme="minorHAnsi"/>
          <w:sz w:val="24"/>
          <w:szCs w:val="24"/>
        </w:rPr>
      </w:pPr>
    </w:p>
    <w:p w14:paraId="02AA522C" w14:textId="77777777" w:rsidR="00FC675C" w:rsidRDefault="00FC675C" w:rsidP="00B30B0C">
      <w:pPr>
        <w:pStyle w:val="NoSpacing"/>
        <w:spacing w:line="360" w:lineRule="auto"/>
        <w:rPr>
          <w:rFonts w:cstheme="minorHAnsi"/>
          <w:sz w:val="24"/>
          <w:szCs w:val="24"/>
        </w:rPr>
      </w:pPr>
    </w:p>
    <w:p w14:paraId="17DEE53B" w14:textId="6CBCE067" w:rsidR="00D42EBA" w:rsidRDefault="00D42EBA" w:rsidP="00B30B0C">
      <w:pPr>
        <w:shd w:val="clear" w:color="auto" w:fill="FFFFFF"/>
        <w:spacing w:after="0" w:line="360" w:lineRule="auto"/>
        <w:rPr>
          <w:rFonts w:eastAsia="Times New Roman" w:cstheme="minorHAnsi"/>
          <w:sz w:val="24"/>
          <w:szCs w:val="24"/>
        </w:rPr>
      </w:pPr>
      <w:r w:rsidRPr="00D42EBA">
        <w:rPr>
          <w:rFonts w:eastAsia="Times New Roman" w:cstheme="minorHAnsi"/>
          <w:b/>
          <w:sz w:val="24"/>
          <w:szCs w:val="24"/>
        </w:rPr>
        <w:t xml:space="preserve">Table </w:t>
      </w:r>
      <w:r w:rsidR="00FC675C">
        <w:rPr>
          <w:rFonts w:eastAsia="Times New Roman" w:cstheme="minorHAnsi"/>
          <w:b/>
          <w:sz w:val="24"/>
          <w:szCs w:val="24"/>
        </w:rPr>
        <w:t>1</w:t>
      </w:r>
      <w:r w:rsidRPr="00D42EBA">
        <w:rPr>
          <w:rFonts w:eastAsia="Times New Roman" w:cstheme="minorHAnsi"/>
          <w:b/>
          <w:sz w:val="24"/>
          <w:szCs w:val="24"/>
        </w:rPr>
        <w:t xml:space="preserve">. </w:t>
      </w:r>
      <w:r>
        <w:rPr>
          <w:rFonts w:eastAsia="Times New Roman" w:cstheme="minorHAnsi"/>
          <w:sz w:val="24"/>
          <w:szCs w:val="24"/>
        </w:rPr>
        <w:t>Management, experimental design, and site characteristics were extracted from each publication</w:t>
      </w:r>
      <w:r w:rsidR="00C075B5">
        <w:rPr>
          <w:rFonts w:eastAsia="Times New Roman" w:cstheme="minorHAnsi"/>
          <w:sz w:val="24"/>
          <w:szCs w:val="24"/>
        </w:rPr>
        <w:t xml:space="preserve">; </w:t>
      </w:r>
      <w:r w:rsidR="00CA4693">
        <w:rPr>
          <w:rFonts w:eastAsia="Times New Roman" w:cstheme="minorHAnsi"/>
          <w:sz w:val="24"/>
          <w:szCs w:val="24"/>
        </w:rPr>
        <w:t>weed biomass and weed density responses were separated into two datasets</w:t>
      </w:r>
      <w:r>
        <w:rPr>
          <w:rFonts w:eastAsia="Times New Roman" w:cstheme="minorHAnsi"/>
          <w:sz w:val="24"/>
          <w:szCs w:val="24"/>
        </w:rPr>
        <w:t xml:space="preserve">. </w:t>
      </w:r>
      <w:r w:rsidR="002B35A8">
        <w:rPr>
          <w:rFonts w:eastAsia="Times New Roman" w:cstheme="minorHAnsi"/>
          <w:sz w:val="24"/>
          <w:szCs w:val="24"/>
        </w:rPr>
        <w:t>Th</w:t>
      </w:r>
      <w:r w:rsidR="001432C4">
        <w:rPr>
          <w:rFonts w:eastAsia="Times New Roman" w:cstheme="minorHAnsi"/>
          <w:sz w:val="24"/>
          <w:szCs w:val="24"/>
        </w:rPr>
        <w:t>e full database</w:t>
      </w:r>
      <w:r w:rsidR="00FD068D">
        <w:rPr>
          <w:rFonts w:eastAsia="Times New Roman" w:cstheme="minorHAnsi"/>
          <w:sz w:val="24"/>
          <w:szCs w:val="24"/>
        </w:rPr>
        <w:t>s</w:t>
      </w:r>
      <w:r w:rsidR="001432C4">
        <w:rPr>
          <w:rFonts w:eastAsia="Times New Roman" w:cstheme="minorHAnsi"/>
          <w:sz w:val="24"/>
          <w:szCs w:val="24"/>
        </w:rPr>
        <w:t xml:space="preserve"> </w:t>
      </w:r>
      <w:r w:rsidR="00FD068D">
        <w:rPr>
          <w:rFonts w:eastAsia="Times New Roman" w:cstheme="minorHAnsi"/>
          <w:sz w:val="24"/>
          <w:szCs w:val="24"/>
        </w:rPr>
        <w:t>are</w:t>
      </w:r>
      <w:r w:rsidR="001432C4">
        <w:rPr>
          <w:rFonts w:eastAsia="Times New Roman" w:cstheme="minorHAnsi"/>
          <w:sz w:val="24"/>
          <w:szCs w:val="24"/>
        </w:rPr>
        <w:t xml:space="preserve"> available in Iowa State University’s </w:t>
      </w:r>
      <w:proofErr w:type="spellStart"/>
      <w:r w:rsidR="001432C4">
        <w:rPr>
          <w:rFonts w:eastAsia="Times New Roman" w:cstheme="minorHAnsi"/>
          <w:sz w:val="24"/>
          <w:szCs w:val="24"/>
        </w:rPr>
        <w:t>DataShare</w:t>
      </w:r>
      <w:proofErr w:type="spellEnd"/>
      <w:r w:rsidR="001432C4">
        <w:rPr>
          <w:rFonts w:eastAsia="Times New Roman" w:cstheme="minorHAnsi"/>
          <w:sz w:val="24"/>
          <w:szCs w:val="24"/>
        </w:rPr>
        <w:t xml:space="preserve"> repository (</w:t>
      </w:r>
      <w:r w:rsidR="001432C4" w:rsidRPr="001432C4">
        <w:rPr>
          <w:rFonts w:eastAsia="Times New Roman" w:cstheme="minorHAnsi"/>
          <w:color w:val="FF0000"/>
          <w:sz w:val="24"/>
          <w:szCs w:val="24"/>
        </w:rPr>
        <w:t>CITE</w:t>
      </w:r>
      <w:r w:rsidR="001432C4">
        <w:rPr>
          <w:rFonts w:eastAsia="Times New Roman" w:cstheme="minorHAnsi"/>
          <w:sz w:val="24"/>
          <w:szCs w:val="24"/>
        </w:rPr>
        <w:t>)</w:t>
      </w:r>
      <w:r w:rsidR="002B35A8">
        <w:rPr>
          <w:rFonts w:eastAsia="Times New Roman" w:cstheme="minorHAnsi"/>
          <w:sz w:val="24"/>
          <w:szCs w:val="24"/>
        </w:rPr>
        <w:t xml:space="preserve">. </w:t>
      </w:r>
    </w:p>
    <w:p w14:paraId="5D0CBBD5" w14:textId="77777777" w:rsidR="00D42EBA" w:rsidRDefault="00D42EBA" w:rsidP="00B30B0C">
      <w:pPr>
        <w:shd w:val="clear" w:color="auto" w:fill="FFFFFF"/>
        <w:spacing w:after="0" w:line="360" w:lineRule="auto"/>
        <w:rPr>
          <w:rFonts w:eastAsia="Times New Roman" w:cstheme="minorHAns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8"/>
        <w:gridCol w:w="2930"/>
        <w:gridCol w:w="2133"/>
        <w:gridCol w:w="3179"/>
      </w:tblGrid>
      <w:tr w:rsidR="009F5284" w:rsidRPr="00FD068D" w14:paraId="08FC0C1F" w14:textId="77777777" w:rsidTr="006B0FA3">
        <w:tc>
          <w:tcPr>
            <w:tcW w:w="1108" w:type="dxa"/>
            <w:shd w:val="clear" w:color="auto" w:fill="auto"/>
          </w:tcPr>
          <w:p w14:paraId="69078578" w14:textId="77777777" w:rsidR="009F5284" w:rsidRPr="00FD068D" w:rsidRDefault="009F5284" w:rsidP="00730552">
            <w:pPr>
              <w:spacing w:after="0" w:line="240" w:lineRule="auto"/>
              <w:rPr>
                <w:rFonts w:eastAsia="Times New Roman" w:cstheme="minorHAnsi"/>
                <w:b/>
              </w:rPr>
            </w:pPr>
            <w:r w:rsidRPr="00FD068D">
              <w:rPr>
                <w:rFonts w:eastAsia="Times New Roman" w:cstheme="minorHAnsi"/>
                <w:b/>
              </w:rPr>
              <w:t>Category</w:t>
            </w:r>
          </w:p>
        </w:tc>
        <w:tc>
          <w:tcPr>
            <w:tcW w:w="2930" w:type="dxa"/>
            <w:shd w:val="clear" w:color="auto" w:fill="auto"/>
          </w:tcPr>
          <w:p w14:paraId="60983558" w14:textId="77777777" w:rsidR="009F5284" w:rsidRPr="00FD068D" w:rsidRDefault="009F5284" w:rsidP="006B0FA3">
            <w:pPr>
              <w:spacing w:after="0" w:line="240" w:lineRule="auto"/>
              <w:rPr>
                <w:rFonts w:eastAsia="Times New Roman" w:cstheme="minorHAnsi"/>
                <w:b/>
              </w:rPr>
            </w:pPr>
            <w:r w:rsidRPr="00FD068D">
              <w:rPr>
                <w:rFonts w:eastAsia="Times New Roman" w:cstheme="minorHAnsi"/>
                <w:b/>
              </w:rPr>
              <w:t>Factor</w:t>
            </w:r>
          </w:p>
        </w:tc>
        <w:tc>
          <w:tcPr>
            <w:tcW w:w="2133" w:type="dxa"/>
            <w:shd w:val="clear" w:color="auto" w:fill="auto"/>
          </w:tcPr>
          <w:p w14:paraId="4A434843" w14:textId="77777777" w:rsidR="009F5284" w:rsidRPr="00FD068D" w:rsidRDefault="009F5284" w:rsidP="006B0FA3">
            <w:pPr>
              <w:spacing w:after="0" w:line="240" w:lineRule="auto"/>
              <w:rPr>
                <w:rFonts w:eastAsia="Times New Roman" w:cstheme="minorHAnsi"/>
                <w:b/>
              </w:rPr>
            </w:pPr>
            <w:r w:rsidRPr="00FD068D">
              <w:rPr>
                <w:rFonts w:eastAsia="Times New Roman" w:cstheme="minorHAnsi"/>
                <w:b/>
              </w:rPr>
              <w:t>Biomass (n = 123)</w:t>
            </w:r>
          </w:p>
        </w:tc>
        <w:tc>
          <w:tcPr>
            <w:tcW w:w="3179" w:type="dxa"/>
            <w:shd w:val="clear" w:color="auto" w:fill="auto"/>
          </w:tcPr>
          <w:p w14:paraId="1237FD45" w14:textId="77777777" w:rsidR="009F5284" w:rsidRPr="00FD068D" w:rsidRDefault="009F5284" w:rsidP="006B0FA3">
            <w:pPr>
              <w:spacing w:after="0" w:line="240" w:lineRule="auto"/>
              <w:rPr>
                <w:rFonts w:eastAsia="Times New Roman" w:cstheme="minorHAnsi"/>
                <w:b/>
              </w:rPr>
            </w:pPr>
            <w:r w:rsidRPr="00FD068D">
              <w:rPr>
                <w:rFonts w:eastAsia="Times New Roman" w:cstheme="minorHAnsi"/>
                <w:b/>
              </w:rPr>
              <w:t>Density (n = 119)</w:t>
            </w:r>
          </w:p>
        </w:tc>
      </w:tr>
      <w:tr w:rsidR="009F5284" w:rsidRPr="00FD068D" w14:paraId="1C611027" w14:textId="77777777" w:rsidTr="006B0FA3">
        <w:tc>
          <w:tcPr>
            <w:tcW w:w="9350" w:type="dxa"/>
            <w:gridSpan w:val="4"/>
            <w:shd w:val="clear" w:color="auto" w:fill="E7E6E6"/>
          </w:tcPr>
          <w:p w14:paraId="4869C2C0" w14:textId="77777777" w:rsidR="009F5284" w:rsidRPr="00FD068D" w:rsidRDefault="009F5284" w:rsidP="00730552">
            <w:pPr>
              <w:spacing w:after="0" w:line="240" w:lineRule="auto"/>
              <w:rPr>
                <w:rFonts w:eastAsia="Times New Roman" w:cstheme="minorHAnsi"/>
                <w:b/>
                <w:i/>
              </w:rPr>
            </w:pPr>
            <w:r w:rsidRPr="00FD068D">
              <w:rPr>
                <w:rFonts w:eastAsia="Times New Roman" w:cstheme="minorHAnsi"/>
                <w:b/>
                <w:i/>
              </w:rPr>
              <w:t>Management</w:t>
            </w:r>
          </w:p>
        </w:tc>
      </w:tr>
      <w:tr w:rsidR="009F5284" w:rsidRPr="00FD068D" w14:paraId="2D95C37C" w14:textId="77777777" w:rsidTr="006B0FA3">
        <w:tc>
          <w:tcPr>
            <w:tcW w:w="1108" w:type="dxa"/>
            <w:shd w:val="clear" w:color="auto" w:fill="auto"/>
          </w:tcPr>
          <w:p w14:paraId="52B557D2" w14:textId="77777777" w:rsidR="009F5284" w:rsidRPr="00FD068D" w:rsidRDefault="009F5284" w:rsidP="00730552">
            <w:pPr>
              <w:spacing w:after="0" w:line="240" w:lineRule="auto"/>
              <w:rPr>
                <w:rFonts w:eastAsia="Times New Roman" w:cstheme="minorHAnsi"/>
              </w:rPr>
            </w:pPr>
            <w:r w:rsidRPr="00FD068D">
              <w:rPr>
                <w:rFonts w:eastAsia="Times New Roman" w:cstheme="minorHAnsi"/>
              </w:rPr>
              <w:t>System</w:t>
            </w:r>
          </w:p>
        </w:tc>
        <w:tc>
          <w:tcPr>
            <w:tcW w:w="2930" w:type="dxa"/>
            <w:shd w:val="clear" w:color="auto" w:fill="auto"/>
          </w:tcPr>
          <w:p w14:paraId="11F70136"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Tillage</w:t>
            </w:r>
          </w:p>
        </w:tc>
        <w:tc>
          <w:tcPr>
            <w:tcW w:w="2133" w:type="dxa"/>
            <w:shd w:val="clear" w:color="auto" w:fill="auto"/>
          </w:tcPr>
          <w:p w14:paraId="4BF63A00"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 xml:space="preserve">Tilled (n=30) </w:t>
            </w:r>
          </w:p>
          <w:p w14:paraId="401BF37B"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Zero-till (n=93)</w:t>
            </w:r>
          </w:p>
        </w:tc>
        <w:tc>
          <w:tcPr>
            <w:tcW w:w="3179" w:type="dxa"/>
            <w:shd w:val="clear" w:color="auto" w:fill="auto"/>
          </w:tcPr>
          <w:p w14:paraId="0B589B97"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 xml:space="preserve">Tilled (n=31) </w:t>
            </w:r>
          </w:p>
          <w:p w14:paraId="6155A487"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Zero-till (n=88)</w:t>
            </w:r>
          </w:p>
        </w:tc>
      </w:tr>
      <w:tr w:rsidR="009F5284" w:rsidRPr="00FD068D" w14:paraId="0A5CEDE5" w14:textId="77777777" w:rsidTr="006B0FA3">
        <w:tc>
          <w:tcPr>
            <w:tcW w:w="1108" w:type="dxa"/>
            <w:shd w:val="clear" w:color="auto" w:fill="auto"/>
          </w:tcPr>
          <w:p w14:paraId="657929DC" w14:textId="77777777" w:rsidR="009F5284" w:rsidRPr="00FD068D" w:rsidRDefault="009F5284" w:rsidP="00730552">
            <w:pPr>
              <w:spacing w:after="0" w:line="240" w:lineRule="auto"/>
              <w:rPr>
                <w:rFonts w:eastAsia="Times New Roman" w:cstheme="minorHAnsi"/>
              </w:rPr>
            </w:pPr>
          </w:p>
        </w:tc>
        <w:tc>
          <w:tcPr>
            <w:tcW w:w="2930" w:type="dxa"/>
            <w:shd w:val="clear" w:color="auto" w:fill="auto"/>
          </w:tcPr>
          <w:p w14:paraId="7447D780"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Time between cover crop termination and cash crop planting</w:t>
            </w:r>
          </w:p>
        </w:tc>
        <w:tc>
          <w:tcPr>
            <w:tcW w:w="2133" w:type="dxa"/>
            <w:shd w:val="clear" w:color="auto" w:fill="auto"/>
          </w:tcPr>
          <w:p w14:paraId="03235000"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-31 – 29 days</w:t>
            </w:r>
          </w:p>
        </w:tc>
        <w:tc>
          <w:tcPr>
            <w:tcW w:w="3179" w:type="dxa"/>
            <w:shd w:val="clear" w:color="auto" w:fill="auto"/>
          </w:tcPr>
          <w:p w14:paraId="7CC0C545"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-31 – 13 days</w:t>
            </w:r>
          </w:p>
        </w:tc>
      </w:tr>
      <w:tr w:rsidR="009F5284" w:rsidRPr="00FD068D" w14:paraId="28C2F39A" w14:textId="77777777" w:rsidTr="006B0FA3">
        <w:tc>
          <w:tcPr>
            <w:tcW w:w="1108" w:type="dxa"/>
            <w:shd w:val="clear" w:color="auto" w:fill="auto"/>
          </w:tcPr>
          <w:p w14:paraId="2A1F1E1E" w14:textId="77777777" w:rsidR="009F5284" w:rsidRPr="00FD068D" w:rsidRDefault="009F5284" w:rsidP="00730552">
            <w:pPr>
              <w:spacing w:after="0" w:line="240" w:lineRule="auto"/>
              <w:rPr>
                <w:rFonts w:eastAsia="Times New Roman" w:cstheme="minorHAnsi"/>
              </w:rPr>
            </w:pPr>
            <w:r w:rsidRPr="00FD068D">
              <w:rPr>
                <w:rFonts w:eastAsia="Times New Roman" w:cstheme="minorHAnsi"/>
              </w:rPr>
              <w:t>Cover Crop</w:t>
            </w:r>
          </w:p>
        </w:tc>
        <w:tc>
          <w:tcPr>
            <w:tcW w:w="2930" w:type="dxa"/>
            <w:shd w:val="clear" w:color="auto" w:fill="auto"/>
          </w:tcPr>
          <w:p w14:paraId="06D33A05"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Type</w:t>
            </w:r>
          </w:p>
          <w:p w14:paraId="7065927A" w14:textId="77777777" w:rsidR="009F5284" w:rsidRPr="00FD068D" w:rsidRDefault="009F5284" w:rsidP="006B0FA3">
            <w:pPr>
              <w:spacing w:after="0" w:line="240" w:lineRule="auto"/>
              <w:rPr>
                <w:rFonts w:eastAsia="Times New Roman" w:cstheme="minorHAnsi"/>
              </w:rPr>
            </w:pPr>
          </w:p>
        </w:tc>
        <w:tc>
          <w:tcPr>
            <w:tcW w:w="2133" w:type="dxa"/>
            <w:shd w:val="clear" w:color="auto" w:fill="auto"/>
          </w:tcPr>
          <w:p w14:paraId="03B14929"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Grass (n=46)</w:t>
            </w:r>
          </w:p>
          <w:p w14:paraId="435060AB"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Non-grass (n=77)</w:t>
            </w:r>
          </w:p>
          <w:p w14:paraId="7D99517D" w14:textId="77777777" w:rsidR="009F5284" w:rsidRPr="00FD068D" w:rsidRDefault="009F5284" w:rsidP="006B0FA3">
            <w:pPr>
              <w:spacing w:after="0" w:line="240" w:lineRule="auto"/>
              <w:rPr>
                <w:rFonts w:eastAsia="Times New Roman" w:cstheme="minorHAnsi"/>
              </w:rPr>
            </w:pPr>
            <w:r w:rsidRPr="00FD068D">
              <w:rPr>
                <w:rFonts w:eastAsia="Times New Roman" w:cstheme="minorHAnsi"/>
                <w:i/>
              </w:rPr>
              <w:t>Non-grass category includes brassicas (3), legumes (74)</w:t>
            </w:r>
          </w:p>
        </w:tc>
        <w:tc>
          <w:tcPr>
            <w:tcW w:w="3179" w:type="dxa"/>
            <w:shd w:val="clear" w:color="auto" w:fill="auto"/>
          </w:tcPr>
          <w:p w14:paraId="7DD832A6"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Grass (n=31)</w:t>
            </w:r>
          </w:p>
          <w:p w14:paraId="6A1C0F73"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Non-grass (n=88)</w:t>
            </w:r>
          </w:p>
          <w:p w14:paraId="5189A670" w14:textId="77777777" w:rsidR="009F5284" w:rsidRPr="00FD068D" w:rsidRDefault="009F5284" w:rsidP="006B0FA3">
            <w:pPr>
              <w:spacing w:after="0" w:line="240" w:lineRule="auto"/>
              <w:rPr>
                <w:rFonts w:eastAsia="Times New Roman" w:cstheme="minorHAnsi"/>
                <w:i/>
              </w:rPr>
            </w:pPr>
            <w:r w:rsidRPr="00FD068D">
              <w:rPr>
                <w:rFonts w:eastAsia="Times New Roman" w:cstheme="minorHAnsi"/>
                <w:i/>
              </w:rPr>
              <w:t>Non-grass category includes brassicas (9), legumes (73), mixtures (6)</w:t>
            </w:r>
          </w:p>
        </w:tc>
      </w:tr>
      <w:tr w:rsidR="009F5284" w:rsidRPr="00FD068D" w14:paraId="1D9A7D27" w14:textId="77777777" w:rsidTr="006B0FA3">
        <w:tc>
          <w:tcPr>
            <w:tcW w:w="1108" w:type="dxa"/>
            <w:shd w:val="clear" w:color="auto" w:fill="auto"/>
          </w:tcPr>
          <w:p w14:paraId="5A081769" w14:textId="77777777" w:rsidR="009F5284" w:rsidRPr="00FD068D" w:rsidRDefault="009F5284" w:rsidP="00730552">
            <w:pPr>
              <w:spacing w:after="0" w:line="240" w:lineRule="auto"/>
              <w:rPr>
                <w:rFonts w:eastAsia="Times New Roman" w:cstheme="minorHAnsi"/>
              </w:rPr>
            </w:pPr>
          </w:p>
        </w:tc>
        <w:tc>
          <w:tcPr>
            <w:tcW w:w="2930" w:type="dxa"/>
            <w:shd w:val="clear" w:color="auto" w:fill="auto"/>
          </w:tcPr>
          <w:p w14:paraId="03770764"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Planting date</w:t>
            </w:r>
          </w:p>
        </w:tc>
        <w:tc>
          <w:tcPr>
            <w:tcW w:w="2133" w:type="dxa"/>
            <w:shd w:val="clear" w:color="auto" w:fill="auto"/>
          </w:tcPr>
          <w:p w14:paraId="08633E8E"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Aug 15 – Oct 18</w:t>
            </w:r>
          </w:p>
        </w:tc>
        <w:tc>
          <w:tcPr>
            <w:tcW w:w="3179" w:type="dxa"/>
            <w:shd w:val="clear" w:color="auto" w:fill="auto"/>
          </w:tcPr>
          <w:p w14:paraId="62637C0A"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Aug 15 – Oct 31</w:t>
            </w:r>
          </w:p>
        </w:tc>
      </w:tr>
      <w:tr w:rsidR="009F5284" w:rsidRPr="00FD068D" w14:paraId="37495876" w14:textId="77777777" w:rsidTr="006B0FA3">
        <w:tc>
          <w:tcPr>
            <w:tcW w:w="1108" w:type="dxa"/>
            <w:shd w:val="clear" w:color="auto" w:fill="auto"/>
          </w:tcPr>
          <w:p w14:paraId="4ABFFBC3" w14:textId="77777777" w:rsidR="009F5284" w:rsidRPr="00FD068D" w:rsidRDefault="009F5284" w:rsidP="00730552">
            <w:pPr>
              <w:spacing w:after="0" w:line="240" w:lineRule="auto"/>
              <w:rPr>
                <w:rFonts w:eastAsia="Times New Roman" w:cstheme="minorHAnsi"/>
              </w:rPr>
            </w:pPr>
          </w:p>
        </w:tc>
        <w:tc>
          <w:tcPr>
            <w:tcW w:w="2930" w:type="dxa"/>
            <w:shd w:val="clear" w:color="auto" w:fill="auto"/>
          </w:tcPr>
          <w:p w14:paraId="422A4354"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Planting density</w:t>
            </w:r>
          </w:p>
        </w:tc>
        <w:tc>
          <w:tcPr>
            <w:tcW w:w="2133" w:type="dxa"/>
            <w:shd w:val="clear" w:color="auto" w:fill="auto"/>
          </w:tcPr>
          <w:p w14:paraId="6A65BF09"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13.4 – 180 kg seed ha-1</w:t>
            </w:r>
          </w:p>
        </w:tc>
        <w:tc>
          <w:tcPr>
            <w:tcW w:w="3179" w:type="dxa"/>
            <w:shd w:val="clear" w:color="auto" w:fill="auto"/>
          </w:tcPr>
          <w:p w14:paraId="5C5EAE16"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9 – 135 kg seed ha-1</w:t>
            </w:r>
          </w:p>
        </w:tc>
      </w:tr>
      <w:tr w:rsidR="009F5284" w:rsidRPr="00FD068D" w14:paraId="3182A268" w14:textId="77777777" w:rsidTr="006B0FA3">
        <w:tc>
          <w:tcPr>
            <w:tcW w:w="1108" w:type="dxa"/>
            <w:shd w:val="clear" w:color="auto" w:fill="auto"/>
          </w:tcPr>
          <w:p w14:paraId="13D371E0" w14:textId="77777777" w:rsidR="009F5284" w:rsidRPr="00FD068D" w:rsidRDefault="009F5284" w:rsidP="00730552">
            <w:pPr>
              <w:spacing w:after="0" w:line="240" w:lineRule="auto"/>
              <w:rPr>
                <w:rFonts w:eastAsia="Times New Roman" w:cstheme="minorHAnsi"/>
              </w:rPr>
            </w:pPr>
          </w:p>
        </w:tc>
        <w:tc>
          <w:tcPr>
            <w:tcW w:w="2930" w:type="dxa"/>
            <w:shd w:val="clear" w:color="auto" w:fill="auto"/>
          </w:tcPr>
          <w:p w14:paraId="31C44B09"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Termination date</w:t>
            </w:r>
          </w:p>
        </w:tc>
        <w:tc>
          <w:tcPr>
            <w:tcW w:w="2133" w:type="dxa"/>
            <w:shd w:val="clear" w:color="auto" w:fill="auto"/>
          </w:tcPr>
          <w:p w14:paraId="527F55A3"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April 18 – June 18</w:t>
            </w:r>
          </w:p>
        </w:tc>
        <w:tc>
          <w:tcPr>
            <w:tcW w:w="3179" w:type="dxa"/>
            <w:shd w:val="clear" w:color="auto" w:fill="auto"/>
          </w:tcPr>
          <w:p w14:paraId="7A051EFC"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April 18 – June 18</w:t>
            </w:r>
          </w:p>
        </w:tc>
      </w:tr>
      <w:tr w:rsidR="009F5284" w:rsidRPr="00FD068D" w14:paraId="288F465A" w14:textId="77777777" w:rsidTr="006B0FA3">
        <w:tc>
          <w:tcPr>
            <w:tcW w:w="1108" w:type="dxa"/>
            <w:shd w:val="clear" w:color="auto" w:fill="auto"/>
          </w:tcPr>
          <w:p w14:paraId="7B9D492B" w14:textId="77777777" w:rsidR="009F5284" w:rsidRPr="00FD068D" w:rsidRDefault="009F5284" w:rsidP="00730552">
            <w:pPr>
              <w:spacing w:after="0" w:line="240" w:lineRule="auto"/>
              <w:rPr>
                <w:rFonts w:eastAsia="Times New Roman" w:cstheme="minorHAnsi"/>
              </w:rPr>
            </w:pPr>
          </w:p>
        </w:tc>
        <w:tc>
          <w:tcPr>
            <w:tcW w:w="2930" w:type="dxa"/>
            <w:shd w:val="clear" w:color="auto" w:fill="auto"/>
          </w:tcPr>
          <w:p w14:paraId="5C0CEB35"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Termination method</w:t>
            </w:r>
          </w:p>
        </w:tc>
        <w:tc>
          <w:tcPr>
            <w:tcW w:w="2133" w:type="dxa"/>
            <w:shd w:val="clear" w:color="auto" w:fill="auto"/>
          </w:tcPr>
          <w:p w14:paraId="76A8425E"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Several methods (n = 3)</w:t>
            </w:r>
          </w:p>
          <w:p w14:paraId="3007027E"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herbicides (n = 54)</w:t>
            </w:r>
          </w:p>
          <w:p w14:paraId="17F75672"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mechanical (roller crimper, mowing; n = 29)</w:t>
            </w:r>
          </w:p>
          <w:p w14:paraId="06BC0F83"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winterkill (n = 37)</w:t>
            </w:r>
          </w:p>
        </w:tc>
        <w:tc>
          <w:tcPr>
            <w:tcW w:w="3179" w:type="dxa"/>
            <w:shd w:val="clear" w:color="auto" w:fill="auto"/>
          </w:tcPr>
          <w:p w14:paraId="77ABBBA0"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Several methods (n = 3)</w:t>
            </w:r>
          </w:p>
          <w:p w14:paraId="1249DB52"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herbicides (n = 53)</w:t>
            </w:r>
          </w:p>
          <w:p w14:paraId="366F855F"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mechanical (roller crimper, mowing; n = 22)</w:t>
            </w:r>
          </w:p>
          <w:p w14:paraId="6F5C6A45"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winterkill (n = 37)</w:t>
            </w:r>
          </w:p>
          <w:p w14:paraId="4765D453"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none (n = 4)</w:t>
            </w:r>
          </w:p>
        </w:tc>
      </w:tr>
      <w:tr w:rsidR="009F5284" w:rsidRPr="00FD068D" w14:paraId="4F3308C5" w14:textId="77777777" w:rsidTr="006B0FA3">
        <w:tc>
          <w:tcPr>
            <w:tcW w:w="1108" w:type="dxa"/>
            <w:shd w:val="clear" w:color="auto" w:fill="auto"/>
          </w:tcPr>
          <w:p w14:paraId="1B8AA824" w14:textId="77777777" w:rsidR="009F5284" w:rsidRPr="00FD068D" w:rsidRDefault="009F5284" w:rsidP="00730552">
            <w:pPr>
              <w:spacing w:after="0" w:line="240" w:lineRule="auto"/>
              <w:rPr>
                <w:rFonts w:eastAsia="Times New Roman" w:cstheme="minorHAnsi"/>
              </w:rPr>
            </w:pPr>
          </w:p>
        </w:tc>
        <w:tc>
          <w:tcPr>
            <w:tcW w:w="2930" w:type="dxa"/>
            <w:shd w:val="clear" w:color="auto" w:fill="auto"/>
          </w:tcPr>
          <w:p w14:paraId="31611E75"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Cover crop biomass at termination</w:t>
            </w:r>
          </w:p>
        </w:tc>
        <w:tc>
          <w:tcPr>
            <w:tcW w:w="2133" w:type="dxa"/>
            <w:shd w:val="clear" w:color="auto" w:fill="auto"/>
          </w:tcPr>
          <w:p w14:paraId="75DA3CE0"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130 – 9003 kg ha-1</w:t>
            </w:r>
          </w:p>
        </w:tc>
        <w:tc>
          <w:tcPr>
            <w:tcW w:w="3179" w:type="dxa"/>
            <w:shd w:val="clear" w:color="auto" w:fill="auto"/>
          </w:tcPr>
          <w:p w14:paraId="505E5D6D"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0 – 9003 kg ha-1</w:t>
            </w:r>
          </w:p>
        </w:tc>
      </w:tr>
      <w:tr w:rsidR="009F5284" w:rsidRPr="00FD068D" w14:paraId="1297E308" w14:textId="77777777" w:rsidTr="006B0FA3">
        <w:tc>
          <w:tcPr>
            <w:tcW w:w="1108" w:type="dxa"/>
            <w:shd w:val="clear" w:color="auto" w:fill="auto"/>
          </w:tcPr>
          <w:p w14:paraId="73E4562A" w14:textId="77777777" w:rsidR="009F5284" w:rsidRPr="00FD068D" w:rsidRDefault="009F5284" w:rsidP="00730552">
            <w:pPr>
              <w:spacing w:after="0" w:line="240" w:lineRule="auto"/>
              <w:rPr>
                <w:rFonts w:eastAsia="Times New Roman" w:cstheme="minorHAnsi"/>
              </w:rPr>
            </w:pPr>
            <w:r w:rsidRPr="00FD068D">
              <w:rPr>
                <w:rFonts w:eastAsia="Times New Roman" w:cstheme="minorHAnsi"/>
              </w:rPr>
              <w:t>Cash crop</w:t>
            </w:r>
          </w:p>
        </w:tc>
        <w:tc>
          <w:tcPr>
            <w:tcW w:w="2930" w:type="dxa"/>
            <w:shd w:val="clear" w:color="auto" w:fill="auto"/>
          </w:tcPr>
          <w:p w14:paraId="19CA78FB"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Subsequent crop</w:t>
            </w:r>
          </w:p>
        </w:tc>
        <w:tc>
          <w:tcPr>
            <w:tcW w:w="2133" w:type="dxa"/>
            <w:shd w:val="clear" w:color="auto" w:fill="auto"/>
          </w:tcPr>
          <w:p w14:paraId="078FE212"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Maize (n=78)</w:t>
            </w:r>
          </w:p>
          <w:p w14:paraId="35E07873"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Soybean (n=45)</w:t>
            </w:r>
          </w:p>
          <w:p w14:paraId="7F79982F" w14:textId="77777777" w:rsidR="009F5284" w:rsidRPr="00FD068D" w:rsidRDefault="009F5284" w:rsidP="006B0FA3">
            <w:pPr>
              <w:spacing w:after="0" w:line="240" w:lineRule="auto"/>
              <w:rPr>
                <w:rFonts w:eastAsia="Times New Roman" w:cstheme="minorHAnsi"/>
              </w:rPr>
            </w:pPr>
          </w:p>
        </w:tc>
        <w:tc>
          <w:tcPr>
            <w:tcW w:w="3179" w:type="dxa"/>
            <w:shd w:val="clear" w:color="auto" w:fill="auto"/>
          </w:tcPr>
          <w:p w14:paraId="76D03D0E"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Maize (n=73)</w:t>
            </w:r>
          </w:p>
          <w:p w14:paraId="2DC33733"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Soybean (n=42)</w:t>
            </w:r>
          </w:p>
          <w:p w14:paraId="352975C5"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 xml:space="preserve">Averaged over maize and soybean phases† (n=4) </w:t>
            </w:r>
          </w:p>
        </w:tc>
      </w:tr>
      <w:tr w:rsidR="009F5284" w:rsidRPr="00FD068D" w14:paraId="716E3B02" w14:textId="77777777" w:rsidTr="006B0FA3">
        <w:tc>
          <w:tcPr>
            <w:tcW w:w="1108" w:type="dxa"/>
            <w:shd w:val="clear" w:color="auto" w:fill="auto"/>
          </w:tcPr>
          <w:p w14:paraId="67ED62ED" w14:textId="77777777" w:rsidR="009F5284" w:rsidRPr="00FD068D" w:rsidRDefault="009F5284" w:rsidP="00730552">
            <w:pPr>
              <w:spacing w:after="0" w:line="240" w:lineRule="auto"/>
              <w:rPr>
                <w:rFonts w:eastAsia="Times New Roman" w:cstheme="minorHAnsi"/>
              </w:rPr>
            </w:pPr>
          </w:p>
        </w:tc>
        <w:tc>
          <w:tcPr>
            <w:tcW w:w="2930" w:type="dxa"/>
            <w:shd w:val="clear" w:color="auto" w:fill="auto"/>
          </w:tcPr>
          <w:p w14:paraId="18F900B5"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Cash crop planting date</w:t>
            </w:r>
          </w:p>
        </w:tc>
        <w:tc>
          <w:tcPr>
            <w:tcW w:w="2133" w:type="dxa"/>
            <w:shd w:val="clear" w:color="auto" w:fill="auto"/>
          </w:tcPr>
          <w:p w14:paraId="239CD4BB"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April 20 – June 30</w:t>
            </w:r>
          </w:p>
        </w:tc>
        <w:tc>
          <w:tcPr>
            <w:tcW w:w="3179" w:type="dxa"/>
            <w:shd w:val="clear" w:color="auto" w:fill="auto"/>
          </w:tcPr>
          <w:p w14:paraId="5299CD85"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April 27 – June 18</w:t>
            </w:r>
          </w:p>
        </w:tc>
      </w:tr>
      <w:tr w:rsidR="009F5284" w:rsidRPr="00FD068D" w14:paraId="18B638B6" w14:textId="77777777" w:rsidTr="006B0FA3">
        <w:tc>
          <w:tcPr>
            <w:tcW w:w="1108" w:type="dxa"/>
            <w:shd w:val="clear" w:color="auto" w:fill="auto"/>
          </w:tcPr>
          <w:p w14:paraId="2CDAB7CF" w14:textId="77777777" w:rsidR="009F5284" w:rsidRPr="00FD068D" w:rsidRDefault="009F5284" w:rsidP="00730552">
            <w:pPr>
              <w:spacing w:after="0" w:line="240" w:lineRule="auto"/>
              <w:rPr>
                <w:rFonts w:eastAsia="Times New Roman" w:cstheme="minorHAnsi"/>
              </w:rPr>
            </w:pPr>
          </w:p>
        </w:tc>
        <w:tc>
          <w:tcPr>
            <w:tcW w:w="2930" w:type="dxa"/>
            <w:shd w:val="clear" w:color="auto" w:fill="auto"/>
          </w:tcPr>
          <w:p w14:paraId="5DCA523F"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Corn yield</w:t>
            </w:r>
          </w:p>
        </w:tc>
        <w:tc>
          <w:tcPr>
            <w:tcW w:w="2133" w:type="dxa"/>
            <w:shd w:val="clear" w:color="auto" w:fill="auto"/>
          </w:tcPr>
          <w:p w14:paraId="35C210C1"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 xml:space="preserve">40-13500 kg </w:t>
            </w:r>
            <w:proofErr w:type="gramStart"/>
            <w:r w:rsidRPr="00FD068D">
              <w:rPr>
                <w:rFonts w:eastAsia="Times New Roman" w:cstheme="minorHAnsi"/>
              </w:rPr>
              <w:t>ha-1</w:t>
            </w:r>
            <w:proofErr w:type="gramEnd"/>
          </w:p>
        </w:tc>
        <w:tc>
          <w:tcPr>
            <w:tcW w:w="3179" w:type="dxa"/>
            <w:shd w:val="clear" w:color="auto" w:fill="auto"/>
          </w:tcPr>
          <w:p w14:paraId="71099C18"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 xml:space="preserve">40-11200 kg </w:t>
            </w:r>
            <w:proofErr w:type="gramStart"/>
            <w:r w:rsidRPr="00FD068D">
              <w:rPr>
                <w:rFonts w:eastAsia="Times New Roman" w:cstheme="minorHAnsi"/>
              </w:rPr>
              <w:t>ha-1</w:t>
            </w:r>
            <w:proofErr w:type="gramEnd"/>
          </w:p>
        </w:tc>
      </w:tr>
      <w:tr w:rsidR="009F5284" w:rsidRPr="00FD068D" w14:paraId="440279BD" w14:textId="77777777" w:rsidTr="006B0FA3">
        <w:tc>
          <w:tcPr>
            <w:tcW w:w="1108" w:type="dxa"/>
            <w:shd w:val="clear" w:color="auto" w:fill="auto"/>
          </w:tcPr>
          <w:p w14:paraId="21AA587D" w14:textId="77777777" w:rsidR="009F5284" w:rsidRPr="00FD068D" w:rsidRDefault="009F5284" w:rsidP="00730552">
            <w:pPr>
              <w:spacing w:after="0" w:line="240" w:lineRule="auto"/>
              <w:rPr>
                <w:rFonts w:eastAsia="Times New Roman" w:cstheme="minorHAnsi"/>
              </w:rPr>
            </w:pPr>
          </w:p>
        </w:tc>
        <w:tc>
          <w:tcPr>
            <w:tcW w:w="2930" w:type="dxa"/>
            <w:shd w:val="clear" w:color="auto" w:fill="auto"/>
          </w:tcPr>
          <w:p w14:paraId="1F1179FF"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Soybean yield</w:t>
            </w:r>
          </w:p>
        </w:tc>
        <w:tc>
          <w:tcPr>
            <w:tcW w:w="2133" w:type="dxa"/>
            <w:shd w:val="clear" w:color="auto" w:fill="auto"/>
          </w:tcPr>
          <w:p w14:paraId="7C81E328"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300-3618</w:t>
            </w:r>
          </w:p>
        </w:tc>
        <w:tc>
          <w:tcPr>
            <w:tcW w:w="3179" w:type="dxa"/>
            <w:shd w:val="clear" w:color="auto" w:fill="auto"/>
          </w:tcPr>
          <w:p w14:paraId="1DF4663A"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 xml:space="preserve">300-3310 kg </w:t>
            </w:r>
            <w:proofErr w:type="gramStart"/>
            <w:r w:rsidRPr="00FD068D">
              <w:rPr>
                <w:rFonts w:eastAsia="Times New Roman" w:cstheme="minorHAnsi"/>
              </w:rPr>
              <w:t>ha-1</w:t>
            </w:r>
            <w:proofErr w:type="gramEnd"/>
          </w:p>
        </w:tc>
      </w:tr>
      <w:tr w:rsidR="009F5284" w:rsidRPr="00FD068D" w14:paraId="172D8E4D" w14:textId="77777777" w:rsidTr="006B0FA3">
        <w:tc>
          <w:tcPr>
            <w:tcW w:w="9350" w:type="dxa"/>
            <w:gridSpan w:val="4"/>
            <w:shd w:val="clear" w:color="auto" w:fill="E7E6E6"/>
          </w:tcPr>
          <w:p w14:paraId="2E052A1E" w14:textId="77777777" w:rsidR="009F5284" w:rsidRPr="00FD068D" w:rsidRDefault="009F5284" w:rsidP="00730552">
            <w:pPr>
              <w:spacing w:after="0" w:line="240" w:lineRule="auto"/>
              <w:rPr>
                <w:rFonts w:eastAsia="Times New Roman" w:cstheme="minorHAnsi"/>
                <w:b/>
                <w:i/>
              </w:rPr>
            </w:pPr>
            <w:r w:rsidRPr="00FD068D">
              <w:rPr>
                <w:rFonts w:eastAsia="Times New Roman" w:cstheme="minorHAnsi"/>
                <w:b/>
                <w:i/>
              </w:rPr>
              <w:t>Site</w:t>
            </w:r>
          </w:p>
        </w:tc>
      </w:tr>
      <w:tr w:rsidR="009F5284" w:rsidRPr="00FD068D" w14:paraId="110BF426" w14:textId="77777777" w:rsidTr="006B0FA3">
        <w:tc>
          <w:tcPr>
            <w:tcW w:w="1108" w:type="dxa"/>
            <w:shd w:val="clear" w:color="auto" w:fill="auto"/>
          </w:tcPr>
          <w:p w14:paraId="49B8EBCD" w14:textId="77777777" w:rsidR="009F5284" w:rsidRPr="00FD068D" w:rsidRDefault="009F5284" w:rsidP="00730552">
            <w:pPr>
              <w:spacing w:after="0" w:line="240" w:lineRule="auto"/>
              <w:rPr>
                <w:rFonts w:eastAsia="Times New Roman" w:cstheme="minorHAnsi"/>
              </w:rPr>
            </w:pPr>
          </w:p>
        </w:tc>
        <w:tc>
          <w:tcPr>
            <w:tcW w:w="2930" w:type="dxa"/>
            <w:shd w:val="clear" w:color="auto" w:fill="auto"/>
          </w:tcPr>
          <w:p w14:paraId="563AEA6B"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State</w:t>
            </w:r>
          </w:p>
        </w:tc>
        <w:tc>
          <w:tcPr>
            <w:tcW w:w="2133" w:type="dxa"/>
            <w:shd w:val="clear" w:color="auto" w:fill="auto"/>
          </w:tcPr>
          <w:p w14:paraId="2D3FE7A2"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Illinois (17)</w:t>
            </w:r>
          </w:p>
          <w:p w14:paraId="07A606C0"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lastRenderedPageBreak/>
              <w:t>Kansas (9)</w:t>
            </w:r>
          </w:p>
          <w:p w14:paraId="075D9F83"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Michigan (44)</w:t>
            </w:r>
          </w:p>
          <w:p w14:paraId="2DBD1B10"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Minnesota (12)</w:t>
            </w:r>
          </w:p>
          <w:p w14:paraId="4AC410AD"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Nebraska (11)</w:t>
            </w:r>
          </w:p>
          <w:p w14:paraId="5EC08AD9"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Ohio (25)</w:t>
            </w:r>
          </w:p>
          <w:p w14:paraId="1B9B840C"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Wisconsin (5)</w:t>
            </w:r>
          </w:p>
        </w:tc>
        <w:tc>
          <w:tcPr>
            <w:tcW w:w="3179" w:type="dxa"/>
            <w:shd w:val="clear" w:color="auto" w:fill="auto"/>
          </w:tcPr>
          <w:p w14:paraId="38257256"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lastRenderedPageBreak/>
              <w:t>Iowa (4)</w:t>
            </w:r>
          </w:p>
          <w:p w14:paraId="0FA02D01"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lastRenderedPageBreak/>
              <w:t>Illinois (5)</w:t>
            </w:r>
          </w:p>
          <w:p w14:paraId="0EEB3816"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Indiana (4)</w:t>
            </w:r>
          </w:p>
          <w:p w14:paraId="70D36AB9"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Michigan (45)</w:t>
            </w:r>
          </w:p>
          <w:p w14:paraId="79B22707"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Minnesota (16)</w:t>
            </w:r>
          </w:p>
          <w:p w14:paraId="42902011"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Missouri (18)</w:t>
            </w:r>
          </w:p>
          <w:p w14:paraId="2E2B1500"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Nebraska (6)</w:t>
            </w:r>
          </w:p>
          <w:p w14:paraId="45D17F42"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Ohio (21)</w:t>
            </w:r>
          </w:p>
        </w:tc>
      </w:tr>
      <w:tr w:rsidR="009F5284" w:rsidRPr="00FD068D" w14:paraId="3497C019" w14:textId="77777777" w:rsidTr="006B0FA3">
        <w:tc>
          <w:tcPr>
            <w:tcW w:w="1108" w:type="dxa"/>
            <w:shd w:val="clear" w:color="auto" w:fill="auto"/>
          </w:tcPr>
          <w:p w14:paraId="12A2223C" w14:textId="77777777" w:rsidR="009F5284" w:rsidRPr="00FD068D" w:rsidRDefault="009F5284" w:rsidP="00730552">
            <w:pPr>
              <w:spacing w:after="0" w:line="240" w:lineRule="auto"/>
              <w:rPr>
                <w:rFonts w:eastAsia="Times New Roman" w:cstheme="minorHAnsi"/>
              </w:rPr>
            </w:pPr>
          </w:p>
        </w:tc>
        <w:tc>
          <w:tcPr>
            <w:tcW w:w="2930" w:type="dxa"/>
            <w:shd w:val="clear" w:color="auto" w:fill="auto"/>
          </w:tcPr>
          <w:p w14:paraId="710815C3"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Latitude</w:t>
            </w:r>
          </w:p>
        </w:tc>
        <w:tc>
          <w:tcPr>
            <w:tcW w:w="2133" w:type="dxa"/>
            <w:shd w:val="clear" w:color="auto" w:fill="auto"/>
          </w:tcPr>
          <w:p w14:paraId="5E37BBFF"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38.0 - 45.7N</w:t>
            </w:r>
          </w:p>
        </w:tc>
        <w:tc>
          <w:tcPr>
            <w:tcW w:w="3179" w:type="dxa"/>
            <w:shd w:val="clear" w:color="auto" w:fill="auto"/>
          </w:tcPr>
          <w:p w14:paraId="1B33FDAE"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38.7 - 45.7N</w:t>
            </w:r>
          </w:p>
        </w:tc>
      </w:tr>
      <w:tr w:rsidR="009F5284" w:rsidRPr="00FD068D" w14:paraId="7BECF752" w14:textId="77777777" w:rsidTr="006B0FA3">
        <w:tc>
          <w:tcPr>
            <w:tcW w:w="1108" w:type="dxa"/>
            <w:shd w:val="clear" w:color="auto" w:fill="auto"/>
          </w:tcPr>
          <w:p w14:paraId="3CB1484A" w14:textId="77777777" w:rsidR="009F5284" w:rsidRPr="00FD068D" w:rsidRDefault="009F5284" w:rsidP="00730552">
            <w:pPr>
              <w:spacing w:after="0" w:line="240" w:lineRule="auto"/>
              <w:rPr>
                <w:rFonts w:eastAsia="Times New Roman" w:cstheme="minorHAnsi"/>
              </w:rPr>
            </w:pPr>
          </w:p>
        </w:tc>
        <w:tc>
          <w:tcPr>
            <w:tcW w:w="2930" w:type="dxa"/>
            <w:shd w:val="clear" w:color="auto" w:fill="auto"/>
          </w:tcPr>
          <w:p w14:paraId="782F041D"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Longitude</w:t>
            </w:r>
          </w:p>
        </w:tc>
        <w:tc>
          <w:tcPr>
            <w:tcW w:w="2133" w:type="dxa"/>
            <w:shd w:val="clear" w:color="auto" w:fill="auto"/>
          </w:tcPr>
          <w:p w14:paraId="3EBDC672"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81.9 – 101W</w:t>
            </w:r>
          </w:p>
        </w:tc>
        <w:tc>
          <w:tcPr>
            <w:tcW w:w="3179" w:type="dxa"/>
            <w:shd w:val="clear" w:color="auto" w:fill="auto"/>
          </w:tcPr>
          <w:p w14:paraId="1172CB46"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83.0 – 101W</w:t>
            </w:r>
          </w:p>
        </w:tc>
      </w:tr>
      <w:tr w:rsidR="009F5284" w:rsidRPr="00FD068D" w14:paraId="23833A67" w14:textId="77777777" w:rsidTr="006B0FA3">
        <w:tc>
          <w:tcPr>
            <w:tcW w:w="1108" w:type="dxa"/>
            <w:shd w:val="clear" w:color="auto" w:fill="auto"/>
          </w:tcPr>
          <w:p w14:paraId="4CD8FC26" w14:textId="77777777" w:rsidR="009F5284" w:rsidRPr="00FD068D" w:rsidRDefault="009F5284" w:rsidP="00730552">
            <w:pPr>
              <w:spacing w:after="0" w:line="240" w:lineRule="auto"/>
              <w:rPr>
                <w:rFonts w:eastAsia="Times New Roman" w:cstheme="minorHAnsi"/>
              </w:rPr>
            </w:pPr>
          </w:p>
        </w:tc>
        <w:tc>
          <w:tcPr>
            <w:tcW w:w="2930" w:type="dxa"/>
            <w:shd w:val="clear" w:color="auto" w:fill="auto"/>
          </w:tcPr>
          <w:p w14:paraId="3B4E2548"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Soil type</w:t>
            </w:r>
          </w:p>
        </w:tc>
        <w:tc>
          <w:tcPr>
            <w:tcW w:w="2133" w:type="dxa"/>
            <w:shd w:val="clear" w:color="auto" w:fill="auto"/>
          </w:tcPr>
          <w:p w14:paraId="3FF90F14"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Loam (n = 46)</w:t>
            </w:r>
          </w:p>
          <w:p w14:paraId="50C43686"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Sandy loam (n = 1)</w:t>
            </w:r>
          </w:p>
          <w:p w14:paraId="126C9EBB"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Silt Loam (n = 67)</w:t>
            </w:r>
          </w:p>
          <w:p w14:paraId="6C121C8F"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Silty Clay Loam (n = 9)</w:t>
            </w:r>
          </w:p>
        </w:tc>
        <w:tc>
          <w:tcPr>
            <w:tcW w:w="3179" w:type="dxa"/>
            <w:shd w:val="clear" w:color="auto" w:fill="auto"/>
          </w:tcPr>
          <w:p w14:paraId="0DDE95BC"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Loam (n = 59)</w:t>
            </w:r>
          </w:p>
          <w:p w14:paraId="2F230379"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Silt Loam (n = 61)</w:t>
            </w:r>
          </w:p>
          <w:p w14:paraId="6D48F8F1"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Silty Clay Loam (n = 9)</w:t>
            </w:r>
          </w:p>
        </w:tc>
      </w:tr>
      <w:tr w:rsidR="009F5284" w:rsidRPr="00FD068D" w14:paraId="1001E494" w14:textId="77777777" w:rsidTr="006B0FA3">
        <w:tc>
          <w:tcPr>
            <w:tcW w:w="1108" w:type="dxa"/>
            <w:shd w:val="clear" w:color="auto" w:fill="auto"/>
          </w:tcPr>
          <w:p w14:paraId="7C6436D7" w14:textId="77777777" w:rsidR="009F5284" w:rsidRPr="00FD068D" w:rsidRDefault="009F5284" w:rsidP="00730552">
            <w:pPr>
              <w:spacing w:after="0" w:line="240" w:lineRule="auto"/>
              <w:rPr>
                <w:rFonts w:eastAsia="Times New Roman" w:cstheme="minorHAnsi"/>
              </w:rPr>
            </w:pPr>
          </w:p>
        </w:tc>
        <w:tc>
          <w:tcPr>
            <w:tcW w:w="2930" w:type="dxa"/>
            <w:shd w:val="clear" w:color="auto" w:fill="auto"/>
          </w:tcPr>
          <w:p w14:paraId="2B98C381" w14:textId="77777777" w:rsidR="009F5284" w:rsidRPr="00FD068D" w:rsidRDefault="009F5284" w:rsidP="006B0FA3">
            <w:pPr>
              <w:shd w:val="clear" w:color="auto" w:fill="FFFFFF"/>
              <w:spacing w:after="0" w:line="240" w:lineRule="auto"/>
              <w:rPr>
                <w:rFonts w:eastAsia="Times New Roman" w:cstheme="minorHAnsi"/>
              </w:rPr>
            </w:pPr>
            <w:r w:rsidRPr="00FD068D">
              <w:rPr>
                <w:rFonts w:eastAsia="Times New Roman" w:cstheme="minorHAnsi"/>
              </w:rPr>
              <w:t>Organic matter content</w:t>
            </w:r>
          </w:p>
          <w:p w14:paraId="1E90E6D6" w14:textId="77777777" w:rsidR="009F5284" w:rsidRPr="00FD068D" w:rsidRDefault="009F5284" w:rsidP="006B0FA3">
            <w:pPr>
              <w:spacing w:after="0" w:line="240" w:lineRule="auto"/>
              <w:rPr>
                <w:rFonts w:eastAsia="Times New Roman" w:cstheme="minorHAnsi"/>
              </w:rPr>
            </w:pPr>
          </w:p>
        </w:tc>
        <w:tc>
          <w:tcPr>
            <w:tcW w:w="2133" w:type="dxa"/>
            <w:shd w:val="clear" w:color="auto" w:fill="auto"/>
          </w:tcPr>
          <w:p w14:paraId="37F45158"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1.5 - 4.15%</w:t>
            </w:r>
          </w:p>
        </w:tc>
        <w:tc>
          <w:tcPr>
            <w:tcW w:w="3179" w:type="dxa"/>
            <w:shd w:val="clear" w:color="auto" w:fill="auto"/>
          </w:tcPr>
          <w:p w14:paraId="32E18040"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1 – 3.4%</w:t>
            </w:r>
          </w:p>
        </w:tc>
      </w:tr>
      <w:tr w:rsidR="009F5284" w:rsidRPr="00FD068D" w14:paraId="1A4FE9C6" w14:textId="77777777" w:rsidTr="006B0FA3">
        <w:tc>
          <w:tcPr>
            <w:tcW w:w="1108" w:type="dxa"/>
            <w:shd w:val="clear" w:color="auto" w:fill="auto"/>
          </w:tcPr>
          <w:p w14:paraId="33AAC6A0" w14:textId="77777777" w:rsidR="009F5284" w:rsidRPr="00FD068D" w:rsidRDefault="009F5284" w:rsidP="00730552">
            <w:pPr>
              <w:spacing w:after="0" w:line="240" w:lineRule="auto"/>
              <w:rPr>
                <w:rFonts w:eastAsia="Times New Roman" w:cstheme="minorHAnsi"/>
              </w:rPr>
            </w:pPr>
          </w:p>
        </w:tc>
        <w:tc>
          <w:tcPr>
            <w:tcW w:w="2930" w:type="dxa"/>
            <w:shd w:val="clear" w:color="auto" w:fill="auto"/>
          </w:tcPr>
          <w:p w14:paraId="3992BF31" w14:textId="77777777" w:rsidR="009F5284" w:rsidRPr="00FD068D" w:rsidRDefault="009F5284" w:rsidP="006B0FA3">
            <w:pPr>
              <w:shd w:val="clear" w:color="auto" w:fill="FFFFFF"/>
              <w:spacing w:after="0" w:line="240" w:lineRule="auto"/>
              <w:rPr>
                <w:rFonts w:eastAsia="Times New Roman" w:cstheme="minorHAnsi"/>
              </w:rPr>
            </w:pPr>
            <w:r w:rsidRPr="00FD068D">
              <w:rPr>
                <w:rFonts w:eastAsia="Times New Roman" w:cstheme="minorHAnsi"/>
              </w:rPr>
              <w:t>Aridity index*</w:t>
            </w:r>
          </w:p>
          <w:p w14:paraId="4DBD9730" w14:textId="77777777" w:rsidR="009F5284" w:rsidRPr="00FD068D" w:rsidRDefault="009F5284" w:rsidP="006B0FA3">
            <w:pPr>
              <w:shd w:val="clear" w:color="auto" w:fill="FFFFFF"/>
              <w:spacing w:after="0" w:line="240" w:lineRule="auto"/>
              <w:rPr>
                <w:rFonts w:eastAsia="Times New Roman" w:cstheme="minorHAnsi"/>
              </w:rPr>
            </w:pPr>
          </w:p>
        </w:tc>
        <w:tc>
          <w:tcPr>
            <w:tcW w:w="2133" w:type="dxa"/>
            <w:shd w:val="clear" w:color="auto" w:fill="auto"/>
          </w:tcPr>
          <w:p w14:paraId="7D5DE4D9"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0.37 – 0.94</w:t>
            </w:r>
          </w:p>
        </w:tc>
        <w:tc>
          <w:tcPr>
            <w:tcW w:w="3179" w:type="dxa"/>
            <w:shd w:val="clear" w:color="auto" w:fill="auto"/>
          </w:tcPr>
          <w:p w14:paraId="162165ED"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0.44 – 0.96</w:t>
            </w:r>
          </w:p>
        </w:tc>
      </w:tr>
      <w:tr w:rsidR="009F5284" w:rsidRPr="00FD068D" w14:paraId="55706799" w14:textId="77777777" w:rsidTr="006B0FA3">
        <w:tc>
          <w:tcPr>
            <w:tcW w:w="1108" w:type="dxa"/>
            <w:shd w:val="clear" w:color="auto" w:fill="auto"/>
          </w:tcPr>
          <w:p w14:paraId="06C81F02" w14:textId="77777777" w:rsidR="009F5284" w:rsidRPr="00FD068D" w:rsidRDefault="009F5284" w:rsidP="00730552">
            <w:pPr>
              <w:spacing w:after="0" w:line="240" w:lineRule="auto"/>
              <w:rPr>
                <w:rFonts w:eastAsia="Times New Roman" w:cstheme="minorHAnsi"/>
              </w:rPr>
            </w:pPr>
          </w:p>
        </w:tc>
        <w:tc>
          <w:tcPr>
            <w:tcW w:w="2930" w:type="dxa"/>
            <w:shd w:val="clear" w:color="auto" w:fill="auto"/>
          </w:tcPr>
          <w:p w14:paraId="465A4D8B" w14:textId="77777777" w:rsidR="009F5284" w:rsidRPr="00FD068D" w:rsidRDefault="009F5284" w:rsidP="006B0FA3">
            <w:pPr>
              <w:shd w:val="clear" w:color="auto" w:fill="FFFFFF"/>
              <w:spacing w:after="0" w:line="240" w:lineRule="auto"/>
              <w:rPr>
                <w:rFonts w:eastAsia="Times New Roman" w:cstheme="minorHAnsi"/>
              </w:rPr>
            </w:pPr>
            <w:r w:rsidRPr="00FD068D">
              <w:rPr>
                <w:rFonts w:eastAsia="Times New Roman" w:cstheme="minorHAnsi"/>
              </w:rPr>
              <w:t>Publication year</w:t>
            </w:r>
          </w:p>
        </w:tc>
        <w:tc>
          <w:tcPr>
            <w:tcW w:w="2133" w:type="dxa"/>
            <w:shd w:val="clear" w:color="auto" w:fill="auto"/>
          </w:tcPr>
          <w:p w14:paraId="115DA1B8"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1993 - 2018</w:t>
            </w:r>
          </w:p>
        </w:tc>
        <w:tc>
          <w:tcPr>
            <w:tcW w:w="3179" w:type="dxa"/>
            <w:shd w:val="clear" w:color="auto" w:fill="auto"/>
          </w:tcPr>
          <w:p w14:paraId="5011C99D"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1993 - 2018</w:t>
            </w:r>
          </w:p>
        </w:tc>
      </w:tr>
      <w:tr w:rsidR="009F5284" w:rsidRPr="00FD068D" w14:paraId="30BE6D3C" w14:textId="77777777" w:rsidTr="006B0FA3">
        <w:tc>
          <w:tcPr>
            <w:tcW w:w="9350" w:type="dxa"/>
            <w:gridSpan w:val="4"/>
            <w:shd w:val="clear" w:color="auto" w:fill="E7E6E6"/>
          </w:tcPr>
          <w:p w14:paraId="54433112" w14:textId="77777777" w:rsidR="009F5284" w:rsidRPr="00FD068D" w:rsidRDefault="009F5284" w:rsidP="00730552">
            <w:pPr>
              <w:spacing w:after="0" w:line="240" w:lineRule="auto"/>
              <w:rPr>
                <w:rFonts w:eastAsia="Times New Roman" w:cstheme="minorHAnsi"/>
                <w:b/>
              </w:rPr>
            </w:pPr>
            <w:r w:rsidRPr="00FD068D">
              <w:rPr>
                <w:rFonts w:eastAsia="Times New Roman" w:cstheme="minorHAnsi"/>
                <w:b/>
              </w:rPr>
              <w:t>Experiment</w:t>
            </w:r>
          </w:p>
        </w:tc>
      </w:tr>
      <w:tr w:rsidR="009F5284" w:rsidRPr="00FD068D" w14:paraId="1A013204" w14:textId="77777777" w:rsidTr="006B0FA3">
        <w:tc>
          <w:tcPr>
            <w:tcW w:w="1108" w:type="dxa"/>
            <w:shd w:val="clear" w:color="auto" w:fill="auto"/>
          </w:tcPr>
          <w:p w14:paraId="14716DA4" w14:textId="77777777" w:rsidR="009F5284" w:rsidRPr="00FD068D" w:rsidRDefault="009F5284" w:rsidP="00730552">
            <w:pPr>
              <w:spacing w:after="0" w:line="240" w:lineRule="auto"/>
              <w:rPr>
                <w:rFonts w:eastAsia="Times New Roman" w:cstheme="minorHAnsi"/>
              </w:rPr>
            </w:pPr>
            <w:r w:rsidRPr="00FD068D">
              <w:rPr>
                <w:rFonts w:eastAsia="Times New Roman" w:cstheme="minorHAnsi"/>
              </w:rPr>
              <w:t>Design</w:t>
            </w:r>
          </w:p>
        </w:tc>
        <w:tc>
          <w:tcPr>
            <w:tcW w:w="2930" w:type="dxa"/>
            <w:shd w:val="clear" w:color="auto" w:fill="auto"/>
          </w:tcPr>
          <w:p w14:paraId="5E87F40F" w14:textId="77777777" w:rsidR="009F5284" w:rsidRPr="00FD068D" w:rsidRDefault="009F5284" w:rsidP="006B0FA3">
            <w:pPr>
              <w:shd w:val="clear" w:color="auto" w:fill="FFFFFF"/>
              <w:spacing w:after="0" w:line="240" w:lineRule="auto"/>
              <w:rPr>
                <w:rFonts w:eastAsia="Times New Roman" w:cstheme="minorHAnsi"/>
              </w:rPr>
            </w:pPr>
            <w:r w:rsidRPr="00FD068D">
              <w:rPr>
                <w:rFonts w:eastAsia="Times New Roman" w:cstheme="minorHAnsi"/>
              </w:rPr>
              <w:t>Number of replicates</w:t>
            </w:r>
          </w:p>
        </w:tc>
        <w:tc>
          <w:tcPr>
            <w:tcW w:w="2133" w:type="dxa"/>
            <w:shd w:val="clear" w:color="auto" w:fill="auto"/>
          </w:tcPr>
          <w:p w14:paraId="20AAC83B"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3 - 5</w:t>
            </w:r>
          </w:p>
        </w:tc>
        <w:tc>
          <w:tcPr>
            <w:tcW w:w="3179" w:type="dxa"/>
            <w:shd w:val="clear" w:color="auto" w:fill="auto"/>
          </w:tcPr>
          <w:p w14:paraId="52D03EAC"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3 – 6</w:t>
            </w:r>
          </w:p>
        </w:tc>
      </w:tr>
      <w:tr w:rsidR="009F5284" w:rsidRPr="00FD068D" w14:paraId="180F08FD" w14:textId="77777777" w:rsidTr="006B0FA3">
        <w:tc>
          <w:tcPr>
            <w:tcW w:w="1108" w:type="dxa"/>
            <w:shd w:val="clear" w:color="auto" w:fill="auto"/>
          </w:tcPr>
          <w:p w14:paraId="3AE87BA6" w14:textId="77777777" w:rsidR="009F5284" w:rsidRPr="00FD068D" w:rsidRDefault="009F5284" w:rsidP="00730552">
            <w:pPr>
              <w:spacing w:after="0" w:line="240" w:lineRule="auto"/>
              <w:rPr>
                <w:rFonts w:eastAsia="Times New Roman" w:cstheme="minorHAnsi"/>
              </w:rPr>
            </w:pPr>
          </w:p>
        </w:tc>
        <w:tc>
          <w:tcPr>
            <w:tcW w:w="2930" w:type="dxa"/>
            <w:shd w:val="clear" w:color="auto" w:fill="auto"/>
          </w:tcPr>
          <w:p w14:paraId="03DC71FD" w14:textId="77777777" w:rsidR="009F5284" w:rsidRPr="00FD068D" w:rsidRDefault="009F5284" w:rsidP="006B0FA3">
            <w:pPr>
              <w:shd w:val="clear" w:color="auto" w:fill="FFFFFF"/>
              <w:spacing w:after="0" w:line="240" w:lineRule="auto"/>
              <w:rPr>
                <w:rFonts w:eastAsia="Times New Roman" w:cstheme="minorHAnsi"/>
              </w:rPr>
            </w:pPr>
            <w:r w:rsidRPr="00FD068D">
              <w:rPr>
                <w:rFonts w:eastAsia="Times New Roman" w:cstheme="minorHAnsi"/>
              </w:rPr>
              <w:t>Type of weed(s) measured</w:t>
            </w:r>
          </w:p>
        </w:tc>
        <w:tc>
          <w:tcPr>
            <w:tcW w:w="2133" w:type="dxa"/>
            <w:shd w:val="clear" w:color="auto" w:fill="auto"/>
          </w:tcPr>
          <w:p w14:paraId="3B0DB2DA"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Summer annual (86)</w:t>
            </w:r>
          </w:p>
          <w:p w14:paraId="17933B07"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Winter annual (17)</w:t>
            </w:r>
          </w:p>
          <w:p w14:paraId="064C2941"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Perennial (15)</w:t>
            </w:r>
          </w:p>
          <w:p w14:paraId="32D74E73"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Unknown (5)</w:t>
            </w:r>
          </w:p>
        </w:tc>
        <w:tc>
          <w:tcPr>
            <w:tcW w:w="3179" w:type="dxa"/>
            <w:shd w:val="clear" w:color="auto" w:fill="auto"/>
          </w:tcPr>
          <w:p w14:paraId="08E94F39"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Summer annual (75)</w:t>
            </w:r>
          </w:p>
          <w:p w14:paraId="7990EF15"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Winter annual (29)</w:t>
            </w:r>
          </w:p>
          <w:p w14:paraId="4830ED5E"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Perennial (15)</w:t>
            </w:r>
          </w:p>
        </w:tc>
      </w:tr>
      <w:tr w:rsidR="009F5284" w:rsidRPr="00FD068D" w14:paraId="7A71FD28" w14:textId="77777777" w:rsidTr="006B0FA3">
        <w:tc>
          <w:tcPr>
            <w:tcW w:w="1108" w:type="dxa"/>
            <w:shd w:val="clear" w:color="auto" w:fill="auto"/>
          </w:tcPr>
          <w:p w14:paraId="13D8A396" w14:textId="77777777" w:rsidR="009F5284" w:rsidRPr="00FD068D" w:rsidRDefault="009F5284" w:rsidP="00730552">
            <w:pPr>
              <w:spacing w:after="0" w:line="240" w:lineRule="auto"/>
              <w:rPr>
                <w:rFonts w:eastAsia="Times New Roman" w:cstheme="minorHAnsi"/>
              </w:rPr>
            </w:pPr>
          </w:p>
        </w:tc>
        <w:tc>
          <w:tcPr>
            <w:tcW w:w="2930" w:type="dxa"/>
            <w:shd w:val="clear" w:color="auto" w:fill="auto"/>
          </w:tcPr>
          <w:p w14:paraId="79086484" w14:textId="77777777" w:rsidR="009F5284" w:rsidRPr="00FD068D" w:rsidRDefault="009F5284" w:rsidP="006B0FA3">
            <w:pPr>
              <w:shd w:val="clear" w:color="auto" w:fill="FFFFFF"/>
              <w:spacing w:after="0" w:line="240" w:lineRule="auto"/>
              <w:rPr>
                <w:rFonts w:eastAsia="Times New Roman" w:cstheme="minorHAnsi"/>
              </w:rPr>
            </w:pPr>
            <w:r w:rsidRPr="00FD068D">
              <w:rPr>
                <w:rFonts w:eastAsia="Times New Roman" w:cstheme="minorHAnsi"/>
              </w:rPr>
              <w:t>Duration of experiment</w:t>
            </w:r>
          </w:p>
        </w:tc>
        <w:tc>
          <w:tcPr>
            <w:tcW w:w="2133" w:type="dxa"/>
            <w:shd w:val="clear" w:color="auto" w:fill="auto"/>
          </w:tcPr>
          <w:p w14:paraId="5205108A"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1-3 years (n=123)</w:t>
            </w:r>
          </w:p>
          <w:p w14:paraId="27587040"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4-5 years (n=0)</w:t>
            </w:r>
          </w:p>
        </w:tc>
        <w:tc>
          <w:tcPr>
            <w:tcW w:w="3179" w:type="dxa"/>
            <w:shd w:val="clear" w:color="auto" w:fill="auto"/>
          </w:tcPr>
          <w:p w14:paraId="06D7133B"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1-3 years (n=115)</w:t>
            </w:r>
          </w:p>
          <w:p w14:paraId="040978F5"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4-5 years (n=4)</w:t>
            </w:r>
          </w:p>
        </w:tc>
      </w:tr>
      <w:tr w:rsidR="009F5284" w:rsidRPr="00FD068D" w14:paraId="701FD21C" w14:textId="77777777" w:rsidTr="006B0FA3">
        <w:tc>
          <w:tcPr>
            <w:tcW w:w="1108" w:type="dxa"/>
            <w:shd w:val="clear" w:color="auto" w:fill="auto"/>
          </w:tcPr>
          <w:p w14:paraId="0209E38B" w14:textId="77777777" w:rsidR="009F5284" w:rsidRPr="00FD068D" w:rsidRDefault="009F5284" w:rsidP="00730552">
            <w:pPr>
              <w:spacing w:after="0" w:line="240" w:lineRule="auto"/>
              <w:rPr>
                <w:rFonts w:eastAsia="Times New Roman" w:cstheme="minorHAnsi"/>
              </w:rPr>
            </w:pPr>
            <w:r w:rsidRPr="00FD068D">
              <w:rPr>
                <w:rFonts w:eastAsia="Times New Roman" w:cstheme="minorHAnsi"/>
              </w:rPr>
              <w:t>Timing</w:t>
            </w:r>
          </w:p>
        </w:tc>
        <w:tc>
          <w:tcPr>
            <w:tcW w:w="2930" w:type="dxa"/>
            <w:shd w:val="clear" w:color="auto" w:fill="auto"/>
          </w:tcPr>
          <w:p w14:paraId="506AF049" w14:textId="77777777" w:rsidR="009F5284" w:rsidRPr="00FD068D" w:rsidRDefault="009F5284" w:rsidP="006B0FA3">
            <w:pPr>
              <w:shd w:val="clear" w:color="auto" w:fill="FFFFFF"/>
              <w:spacing w:after="0" w:line="240" w:lineRule="auto"/>
              <w:rPr>
                <w:rFonts w:eastAsia="Times New Roman" w:cstheme="minorHAnsi"/>
              </w:rPr>
            </w:pPr>
            <w:r w:rsidRPr="00FD068D">
              <w:rPr>
                <w:rFonts w:eastAsia="Times New Roman" w:cstheme="minorHAnsi"/>
              </w:rPr>
              <w:t>Timing of weed measurement with respect to cash crop planting</w:t>
            </w:r>
          </w:p>
        </w:tc>
        <w:tc>
          <w:tcPr>
            <w:tcW w:w="2133" w:type="dxa"/>
            <w:shd w:val="clear" w:color="auto" w:fill="auto"/>
          </w:tcPr>
          <w:p w14:paraId="3191017B"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Before (38)</w:t>
            </w:r>
          </w:p>
          <w:p w14:paraId="22F297D0"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After (119)</w:t>
            </w:r>
          </w:p>
        </w:tc>
        <w:tc>
          <w:tcPr>
            <w:tcW w:w="3179" w:type="dxa"/>
            <w:shd w:val="clear" w:color="auto" w:fill="auto"/>
          </w:tcPr>
          <w:p w14:paraId="4FB6CF04"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Before (38)</w:t>
            </w:r>
          </w:p>
          <w:p w14:paraId="3330BF18"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After (119)</w:t>
            </w:r>
          </w:p>
        </w:tc>
      </w:tr>
      <w:tr w:rsidR="009F5284" w:rsidRPr="00FD068D" w14:paraId="7D495086" w14:textId="77777777" w:rsidTr="006B0FA3">
        <w:tc>
          <w:tcPr>
            <w:tcW w:w="1108" w:type="dxa"/>
            <w:shd w:val="clear" w:color="auto" w:fill="auto"/>
          </w:tcPr>
          <w:p w14:paraId="0FCC6693" w14:textId="77777777" w:rsidR="009F5284" w:rsidRPr="00FD068D" w:rsidRDefault="009F5284" w:rsidP="00730552">
            <w:pPr>
              <w:spacing w:after="0" w:line="240" w:lineRule="auto"/>
              <w:rPr>
                <w:rFonts w:eastAsia="Times New Roman" w:cstheme="minorHAnsi"/>
              </w:rPr>
            </w:pPr>
          </w:p>
        </w:tc>
        <w:tc>
          <w:tcPr>
            <w:tcW w:w="2930" w:type="dxa"/>
            <w:shd w:val="clear" w:color="auto" w:fill="auto"/>
          </w:tcPr>
          <w:p w14:paraId="2F87C62F" w14:textId="77777777" w:rsidR="009F5284" w:rsidRPr="00FD068D" w:rsidRDefault="009F5284" w:rsidP="006B0FA3">
            <w:pPr>
              <w:shd w:val="clear" w:color="auto" w:fill="FFFFFF"/>
              <w:spacing w:after="0" w:line="240" w:lineRule="auto"/>
              <w:rPr>
                <w:rFonts w:eastAsia="Times New Roman" w:cstheme="minorHAnsi"/>
              </w:rPr>
            </w:pPr>
            <w:r w:rsidRPr="00FD068D">
              <w:rPr>
                <w:rFonts w:eastAsia="Times New Roman" w:cstheme="minorHAnsi"/>
              </w:rPr>
              <w:t>Season of weed measurement**</w:t>
            </w:r>
          </w:p>
        </w:tc>
        <w:tc>
          <w:tcPr>
            <w:tcW w:w="2133" w:type="dxa"/>
            <w:shd w:val="clear" w:color="auto" w:fill="auto"/>
          </w:tcPr>
          <w:p w14:paraId="06CAB612"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Spring (January-June; n = 19)</w:t>
            </w:r>
          </w:p>
          <w:p w14:paraId="29B77E79"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Summer (June-September; n = 104)</w:t>
            </w:r>
          </w:p>
          <w:p w14:paraId="7F7BA8B1"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Fall‡ (October – December; n = 4)</w:t>
            </w:r>
          </w:p>
        </w:tc>
        <w:tc>
          <w:tcPr>
            <w:tcW w:w="3179" w:type="dxa"/>
            <w:shd w:val="clear" w:color="auto" w:fill="auto"/>
          </w:tcPr>
          <w:p w14:paraId="46038C1B"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Spring (n = 36)</w:t>
            </w:r>
          </w:p>
          <w:p w14:paraId="1122C0C0"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Summer (n = 79)</w:t>
            </w:r>
          </w:p>
        </w:tc>
      </w:tr>
      <w:tr w:rsidR="009F5284" w:rsidRPr="00FD068D" w14:paraId="38D95BFE" w14:textId="77777777" w:rsidTr="006B0FA3">
        <w:tc>
          <w:tcPr>
            <w:tcW w:w="9350" w:type="dxa"/>
            <w:gridSpan w:val="4"/>
            <w:shd w:val="clear" w:color="auto" w:fill="auto"/>
          </w:tcPr>
          <w:p w14:paraId="00A32F87" w14:textId="71135D6B" w:rsidR="009F5284" w:rsidRPr="00FD068D" w:rsidRDefault="009F5284" w:rsidP="00730552">
            <w:pPr>
              <w:spacing w:after="0" w:line="240" w:lineRule="auto"/>
              <w:rPr>
                <w:rFonts w:eastAsia="Times New Roman" w:cstheme="minorHAnsi"/>
              </w:rPr>
            </w:pPr>
            <w:r w:rsidRPr="007A4BFC">
              <w:rPr>
                <w:rFonts w:eastAsia="Times New Roman" w:cs="Calibri"/>
              </w:rPr>
              <w:t xml:space="preserve">†The study </w:t>
            </w:r>
            <w:r w:rsidRPr="007A4BFC">
              <w:rPr>
                <w:rFonts w:eastAsia="Times New Roman" w:cs="Calibri"/>
                <w:noProof/>
              </w:rPr>
              <w:t>(Mock et al. 2012)</w:t>
            </w:r>
            <w:r w:rsidRPr="00FD068D">
              <w:rPr>
                <w:rFonts w:eastAsia="Times New Roman" w:cstheme="minorHAnsi"/>
              </w:rPr>
              <w:t xml:space="preserve"> reported weed densities averaged over both phases, but did not report crop yields</w:t>
            </w:r>
          </w:p>
          <w:p w14:paraId="0F62F17D"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‡This category was removed from analyses testing the significance of this modifier due to the small number of points representing the category</w:t>
            </w:r>
          </w:p>
          <w:p w14:paraId="61D6F8AA"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*an integrated measure of temperature, precipitation and potential evapotranspiration were derived from location coordinates using the CGIAR-CSI Global-Aridity and Global-PET databases (</w:t>
            </w:r>
            <w:proofErr w:type="spellStart"/>
            <w:r w:rsidRPr="00FD068D">
              <w:rPr>
                <w:rFonts w:eastAsia="Times New Roman" w:cstheme="minorHAnsi"/>
              </w:rPr>
              <w:t>Zomer</w:t>
            </w:r>
            <w:proofErr w:type="spellEnd"/>
            <w:r w:rsidRPr="00FD068D">
              <w:rPr>
                <w:rFonts w:eastAsia="Times New Roman" w:cstheme="minorHAnsi"/>
              </w:rPr>
              <w:t xml:space="preserve"> et al. 2008).</w:t>
            </w:r>
          </w:p>
          <w:p w14:paraId="0F0E7634" w14:textId="77777777" w:rsidR="009F5284" w:rsidRPr="00FD068D" w:rsidRDefault="009F5284" w:rsidP="006B0FA3">
            <w:pPr>
              <w:spacing w:after="0" w:line="240" w:lineRule="auto"/>
              <w:rPr>
                <w:rFonts w:eastAsia="Times New Roman" w:cstheme="minorHAnsi"/>
              </w:rPr>
            </w:pPr>
            <w:r w:rsidRPr="00FD068D">
              <w:rPr>
                <w:rFonts w:eastAsia="Times New Roman" w:cstheme="minorHAnsi"/>
              </w:rPr>
              <w:t xml:space="preserve">** Spring: January-June; Summer: June-September; </w:t>
            </w:r>
            <w:proofErr w:type="gramStart"/>
            <w:r w:rsidRPr="00FD068D">
              <w:rPr>
                <w:rFonts w:eastAsia="Times New Roman" w:cstheme="minorHAnsi"/>
              </w:rPr>
              <w:t>Fall :</w:t>
            </w:r>
            <w:proofErr w:type="gramEnd"/>
            <w:r w:rsidRPr="00FD068D">
              <w:rPr>
                <w:rFonts w:eastAsia="Times New Roman" w:cstheme="minorHAnsi"/>
              </w:rPr>
              <w:t xml:space="preserve"> September – December</w:t>
            </w:r>
          </w:p>
        </w:tc>
      </w:tr>
    </w:tbl>
    <w:p w14:paraId="3D0F422B" w14:textId="77777777" w:rsidR="00D42EBA" w:rsidRDefault="00D42EBA" w:rsidP="00B30B0C">
      <w:pPr>
        <w:shd w:val="clear" w:color="auto" w:fill="FFFFFF"/>
        <w:spacing w:after="0" w:line="360" w:lineRule="auto"/>
        <w:rPr>
          <w:rFonts w:eastAsia="Times New Roman" w:cstheme="minorHAnsi"/>
          <w:sz w:val="24"/>
          <w:szCs w:val="24"/>
        </w:rPr>
      </w:pPr>
    </w:p>
    <w:p w14:paraId="7FD80D2D" w14:textId="3417FA39" w:rsidR="00C7309B" w:rsidRDefault="00C7309B" w:rsidP="00B30B0C">
      <w:pPr>
        <w:pStyle w:val="NoSpacing"/>
        <w:spacing w:line="360" w:lineRule="auto"/>
        <w:rPr>
          <w:rFonts w:cstheme="minorHAnsi"/>
          <w:sz w:val="24"/>
          <w:szCs w:val="24"/>
        </w:rPr>
      </w:pPr>
    </w:p>
    <w:p w14:paraId="1EDEF391" w14:textId="77777777" w:rsidR="008D5A4F" w:rsidRDefault="008D5A4F" w:rsidP="00B30B0C">
      <w:pPr>
        <w:pStyle w:val="NoSpacing"/>
        <w:spacing w:line="360" w:lineRule="auto"/>
        <w:rPr>
          <w:rFonts w:eastAsia="Times New Roman" w:cstheme="minorHAnsi"/>
          <w:sz w:val="24"/>
          <w:szCs w:val="24"/>
        </w:rPr>
      </w:pPr>
      <w:r>
        <w:rPr>
          <w:rFonts w:eastAsia="Times New Roman" w:cstheme="minorHAnsi"/>
          <w:sz w:val="24"/>
          <w:szCs w:val="24"/>
        </w:rPr>
        <w:lastRenderedPageBreak/>
        <w:t>One comparison resulted in an extremely low LRR due to a CC treatment weed biomass of 1 g m</w:t>
      </w:r>
      <w:r w:rsidRPr="00B6686C">
        <w:rPr>
          <w:rFonts w:eastAsia="Times New Roman" w:cstheme="minorHAnsi"/>
          <w:sz w:val="24"/>
          <w:szCs w:val="24"/>
          <w:vertAlign w:val="superscript"/>
        </w:rPr>
        <w:t>-2</w:t>
      </w:r>
      <w:r>
        <w:rPr>
          <w:rFonts w:eastAsia="Times New Roman" w:cstheme="minorHAnsi"/>
          <w:sz w:val="24"/>
          <w:szCs w:val="24"/>
        </w:rPr>
        <w:t xml:space="preserve"> (SE = 1 g m</w:t>
      </w:r>
      <w:r w:rsidRPr="00B6686C">
        <w:rPr>
          <w:rFonts w:eastAsia="Times New Roman" w:cstheme="minorHAnsi"/>
          <w:sz w:val="24"/>
          <w:szCs w:val="24"/>
          <w:vertAlign w:val="superscript"/>
        </w:rPr>
        <w:t>-2</w:t>
      </w:r>
      <w:r>
        <w:rPr>
          <w:rFonts w:eastAsia="Times New Roman" w:cstheme="minorHAnsi"/>
          <w:sz w:val="24"/>
          <w:szCs w:val="24"/>
        </w:rPr>
        <w:t>) corresponding to a 99.9% reduction in weed biomass (</w:t>
      </w:r>
      <w:proofErr w:type="spellStart"/>
      <w:r w:rsidRPr="00B62346">
        <w:rPr>
          <w:rFonts w:eastAsia="Times New Roman" w:cstheme="minorHAnsi"/>
          <w:sz w:val="24"/>
          <w:szCs w:val="24"/>
        </w:rPr>
        <w:t>Forcella</w:t>
      </w:r>
      <w:proofErr w:type="spellEnd"/>
      <w:r w:rsidRPr="00B62346">
        <w:rPr>
          <w:rFonts w:eastAsia="Times New Roman" w:cstheme="minorHAnsi"/>
          <w:sz w:val="24"/>
          <w:szCs w:val="24"/>
        </w:rPr>
        <w:t xml:space="preserve"> 2013). </w:t>
      </w:r>
      <w:r>
        <w:rPr>
          <w:rFonts w:eastAsia="Times New Roman" w:cstheme="minorHAnsi"/>
          <w:sz w:val="24"/>
          <w:szCs w:val="24"/>
        </w:rPr>
        <w:t xml:space="preserve">This comparison was found to disproportionately influence results of the statistical </w:t>
      </w:r>
      <w:proofErr w:type="gramStart"/>
      <w:r>
        <w:rPr>
          <w:rFonts w:eastAsia="Times New Roman" w:cstheme="minorHAnsi"/>
          <w:sz w:val="24"/>
          <w:szCs w:val="24"/>
        </w:rPr>
        <w:t>models, and</w:t>
      </w:r>
      <w:proofErr w:type="gramEnd"/>
      <w:r>
        <w:rPr>
          <w:rFonts w:eastAsia="Times New Roman" w:cstheme="minorHAnsi"/>
          <w:sz w:val="24"/>
          <w:szCs w:val="24"/>
        </w:rPr>
        <w:t xml:space="preserve"> was therefore adjusted to equal the next highest reduction (97%) in weed biomass observed in the database. </w:t>
      </w:r>
    </w:p>
    <w:p w14:paraId="6A32C51C" w14:textId="77777777" w:rsidR="008D5A4F" w:rsidRDefault="008D5A4F" w:rsidP="00B30B0C">
      <w:pPr>
        <w:pStyle w:val="NoSpacing"/>
        <w:spacing w:line="360" w:lineRule="auto"/>
        <w:rPr>
          <w:rFonts w:cstheme="minorHAnsi"/>
          <w:color w:val="FF0000"/>
          <w:sz w:val="24"/>
          <w:szCs w:val="24"/>
        </w:rPr>
      </w:pPr>
    </w:p>
    <w:p w14:paraId="38C0AF4B" w14:textId="77777777" w:rsidR="008D5A4F" w:rsidRPr="009C6443" w:rsidRDefault="008D5A4F" w:rsidP="00B30B0C">
      <w:pPr>
        <w:pStyle w:val="NoSpacing"/>
        <w:spacing w:line="360" w:lineRule="auto"/>
        <w:rPr>
          <w:rFonts w:cstheme="minorHAnsi"/>
          <w:b/>
          <w:sz w:val="24"/>
          <w:szCs w:val="24"/>
          <w:u w:val="single"/>
        </w:rPr>
      </w:pPr>
      <w:r w:rsidRPr="009C6443">
        <w:rPr>
          <w:rFonts w:cstheme="minorHAnsi"/>
          <w:b/>
          <w:sz w:val="24"/>
          <w:szCs w:val="24"/>
          <w:u w:val="single"/>
        </w:rPr>
        <w:t>3.2 Overall results</w:t>
      </w:r>
    </w:p>
    <w:p w14:paraId="0459AFB3" w14:textId="3A397B60" w:rsidR="00C52A7D" w:rsidRDefault="008D5A4F" w:rsidP="00B30B0C">
      <w:pPr>
        <w:pStyle w:val="NoSpacing"/>
        <w:spacing w:line="360" w:lineRule="auto"/>
        <w:rPr>
          <w:rFonts w:cstheme="minorHAnsi"/>
          <w:sz w:val="24"/>
          <w:szCs w:val="24"/>
        </w:rPr>
      </w:pPr>
      <w:r>
        <w:rPr>
          <w:rFonts w:cstheme="minorHAnsi"/>
          <w:sz w:val="24"/>
          <w:szCs w:val="24"/>
        </w:rPr>
        <w:t>Overall, CCs significantly reduced weed biomass by a geometric mean of 51% (p=0.02), but the reduction in weed density was non-significant (p=0.98;</w:t>
      </w:r>
      <w:r w:rsidR="00135587">
        <w:rPr>
          <w:rFonts w:cstheme="minorHAnsi"/>
          <w:sz w:val="24"/>
          <w:szCs w:val="24"/>
        </w:rPr>
        <w:t xml:space="preserve"> S3</w:t>
      </w:r>
      <w:r>
        <w:rPr>
          <w:rFonts w:cstheme="minorHAnsi"/>
          <w:sz w:val="24"/>
          <w:szCs w:val="24"/>
        </w:rPr>
        <w:t>). The significant reduction in weed biomass was robust against publication bias; more than 3000 non-significant un-published</w:t>
      </w:r>
      <w:r w:rsidR="00135587">
        <w:rPr>
          <w:rFonts w:cstheme="minorHAnsi"/>
          <w:sz w:val="24"/>
          <w:szCs w:val="24"/>
        </w:rPr>
        <w:t xml:space="preserve"> studies</w:t>
      </w:r>
      <w:r>
        <w:rPr>
          <w:rFonts w:cstheme="minorHAnsi"/>
          <w:sz w:val="24"/>
          <w:szCs w:val="24"/>
        </w:rPr>
        <w:t xml:space="preserve"> to nullify the result (</w:t>
      </w:r>
      <w:proofErr w:type="spellStart"/>
      <w:r>
        <w:rPr>
          <w:rFonts w:cstheme="minorHAnsi"/>
          <w:sz w:val="24"/>
          <w:szCs w:val="24"/>
        </w:rPr>
        <w:t>Rosenthral</w:t>
      </w:r>
      <w:proofErr w:type="spellEnd"/>
      <w:r>
        <w:rPr>
          <w:rFonts w:cstheme="minorHAnsi"/>
          <w:sz w:val="24"/>
          <w:szCs w:val="24"/>
        </w:rPr>
        <w:t xml:space="preserve"> 1979). </w:t>
      </w:r>
      <w:r w:rsidRPr="007A4BFC">
        <w:rPr>
          <w:rFonts w:cs="Calibri"/>
          <w:sz w:val="24"/>
          <w:szCs w:val="24"/>
        </w:rPr>
        <w:t xml:space="preserve">The leave-one-study-out analysis identified one study </w:t>
      </w:r>
      <w:r w:rsidR="00DD7A86" w:rsidRPr="007A4BFC">
        <w:rPr>
          <w:rFonts w:cs="Calibri"/>
          <w:noProof/>
          <w:sz w:val="24"/>
          <w:szCs w:val="24"/>
        </w:rPr>
        <w:t>(Gieske et al. 2016b)</w:t>
      </w:r>
      <w:r>
        <w:rPr>
          <w:rFonts w:cstheme="minorHAnsi"/>
          <w:sz w:val="24"/>
          <w:szCs w:val="24"/>
        </w:rPr>
        <w:t xml:space="preserve"> reporting only weed density that used a </w:t>
      </w:r>
      <w:r w:rsidRPr="008D5A4F">
        <w:rPr>
          <w:rFonts w:cstheme="minorHAnsi"/>
          <w:sz w:val="24"/>
          <w:szCs w:val="24"/>
        </w:rPr>
        <w:t>radish (</w:t>
      </w:r>
      <w:proofErr w:type="spellStart"/>
      <w:r w:rsidRPr="008D5A4F">
        <w:rPr>
          <w:rFonts w:cstheme="minorHAnsi"/>
          <w:i/>
          <w:iCs/>
          <w:sz w:val="24"/>
          <w:szCs w:val="24"/>
        </w:rPr>
        <w:t>Raphanus</w:t>
      </w:r>
      <w:proofErr w:type="spellEnd"/>
      <w:r w:rsidRPr="008D5A4F">
        <w:rPr>
          <w:rFonts w:cstheme="minorHAnsi"/>
          <w:i/>
          <w:iCs/>
          <w:sz w:val="24"/>
          <w:szCs w:val="24"/>
        </w:rPr>
        <w:t xml:space="preserve"> sativus</w:t>
      </w:r>
      <w:r w:rsidRPr="008D5A4F">
        <w:rPr>
          <w:rFonts w:cstheme="minorHAnsi"/>
          <w:sz w:val="24"/>
          <w:szCs w:val="24"/>
        </w:rPr>
        <w:t>) cover</w:t>
      </w:r>
      <w:r>
        <w:rPr>
          <w:rFonts w:cstheme="minorHAnsi"/>
          <w:sz w:val="24"/>
          <w:szCs w:val="24"/>
        </w:rPr>
        <w:t xml:space="preserve"> crop; removal of this study from the database drastically changed the p-value (lowered from 0.98 to 0.26). The significance of the reduction in weed biomass was robust against removal of each study (p-values ranging from 0.01-0.04). </w:t>
      </w:r>
      <w:r w:rsidR="00C52A7D">
        <w:rPr>
          <w:rFonts w:cstheme="minorHAnsi"/>
          <w:sz w:val="24"/>
          <w:szCs w:val="24"/>
        </w:rPr>
        <w:t xml:space="preserve">We found the cash crop following the </w:t>
      </w:r>
      <w:r w:rsidR="00135587">
        <w:rPr>
          <w:rFonts w:cstheme="minorHAnsi"/>
          <w:sz w:val="24"/>
          <w:szCs w:val="24"/>
        </w:rPr>
        <w:t>CC</w:t>
      </w:r>
      <w:r w:rsidR="00C52A7D">
        <w:rPr>
          <w:rFonts w:cstheme="minorHAnsi"/>
          <w:sz w:val="24"/>
          <w:szCs w:val="24"/>
        </w:rPr>
        <w:t xml:space="preserve"> (maize or soybean) had no effect on the measured response, meaning </w:t>
      </w:r>
      <w:r w:rsidR="003B0DFE">
        <w:rPr>
          <w:rFonts w:cs="Calibri"/>
          <w:sz w:val="24"/>
          <w:szCs w:val="24"/>
        </w:rPr>
        <w:t>that</w:t>
      </w:r>
      <w:r w:rsidR="00C52A7D" w:rsidRPr="007A4BFC">
        <w:rPr>
          <w:rFonts w:cs="Calibri"/>
          <w:sz w:val="24"/>
          <w:szCs w:val="24"/>
        </w:rPr>
        <w:t xml:space="preserve"> </w:t>
      </w:r>
      <w:r w:rsidR="00C52A7D">
        <w:rPr>
          <w:rFonts w:cstheme="minorHAnsi"/>
          <w:sz w:val="24"/>
          <w:szCs w:val="24"/>
        </w:rPr>
        <w:t xml:space="preserve">effects of the CC on weeds is not confounded by the differences in crop competition with weeds. </w:t>
      </w:r>
    </w:p>
    <w:p w14:paraId="1BD8C778" w14:textId="77777777" w:rsidR="00135587" w:rsidRDefault="00135587" w:rsidP="00B30B0C">
      <w:pPr>
        <w:pStyle w:val="NoSpacing"/>
        <w:spacing w:line="360" w:lineRule="auto"/>
        <w:rPr>
          <w:rFonts w:cstheme="minorHAnsi"/>
          <w:sz w:val="24"/>
          <w:szCs w:val="24"/>
        </w:rPr>
      </w:pPr>
    </w:p>
    <w:p w14:paraId="2FEDF92F" w14:textId="4A3EE259" w:rsidR="008D5A4F" w:rsidRDefault="008D5A4F" w:rsidP="00B30B0C">
      <w:pPr>
        <w:pStyle w:val="NoSpacing"/>
        <w:spacing w:line="360" w:lineRule="auto"/>
        <w:rPr>
          <w:rFonts w:cstheme="minorHAnsi"/>
          <w:sz w:val="24"/>
          <w:szCs w:val="24"/>
        </w:rPr>
      </w:pPr>
      <w:r w:rsidRPr="00C20676">
        <w:rPr>
          <w:rFonts w:cstheme="minorHAnsi"/>
          <w:sz w:val="24"/>
          <w:szCs w:val="24"/>
        </w:rPr>
        <w:t>In the weed biomass database, the CC type significantly affected the amount of CC biomass produced (p = 0.01), with grass CCs producing a least-squared means estimated 3.95 Mg ha</w:t>
      </w:r>
      <w:r w:rsidRPr="00B6686C">
        <w:rPr>
          <w:rFonts w:cstheme="minorHAnsi"/>
          <w:sz w:val="24"/>
          <w:szCs w:val="24"/>
          <w:vertAlign w:val="superscript"/>
        </w:rPr>
        <w:t>-1</w:t>
      </w:r>
      <w:r w:rsidRPr="00C20676">
        <w:rPr>
          <w:rFonts w:cstheme="minorHAnsi"/>
          <w:sz w:val="24"/>
          <w:szCs w:val="24"/>
        </w:rPr>
        <w:t xml:space="preserve"> of biomass, compared to non-grass which produced 2.56 Mg ha</w:t>
      </w:r>
      <w:r w:rsidRPr="00B6686C">
        <w:rPr>
          <w:rFonts w:cstheme="minorHAnsi"/>
          <w:sz w:val="24"/>
          <w:szCs w:val="24"/>
          <w:vertAlign w:val="superscript"/>
        </w:rPr>
        <w:t>-1</w:t>
      </w:r>
      <w:r w:rsidRPr="00C20676">
        <w:rPr>
          <w:rFonts w:cstheme="minorHAnsi"/>
          <w:sz w:val="24"/>
          <w:szCs w:val="24"/>
        </w:rPr>
        <w:t xml:space="preserve">. Therefore, CC biomass was used as a covariate in the statistical model testing for differences in CC type </w:t>
      </w:r>
      <w:proofErr w:type="gramStart"/>
      <w:r w:rsidRPr="00C20676">
        <w:rPr>
          <w:rFonts w:cstheme="minorHAnsi"/>
          <w:sz w:val="24"/>
          <w:szCs w:val="24"/>
        </w:rPr>
        <w:t>with regard to</w:t>
      </w:r>
      <w:proofErr w:type="gramEnd"/>
      <w:r w:rsidRPr="00C20676">
        <w:rPr>
          <w:rFonts w:cstheme="minorHAnsi"/>
          <w:sz w:val="24"/>
          <w:szCs w:val="24"/>
        </w:rPr>
        <w:t xml:space="preserve"> suppression of weed biomass</w:t>
      </w:r>
      <w:r w:rsidR="00135587">
        <w:rPr>
          <w:rFonts w:cstheme="minorHAnsi"/>
          <w:sz w:val="24"/>
          <w:szCs w:val="24"/>
        </w:rPr>
        <w:t xml:space="preserve"> (see Methods)</w:t>
      </w:r>
      <w:r w:rsidRPr="00C20676">
        <w:rPr>
          <w:rFonts w:cstheme="minorHAnsi"/>
          <w:sz w:val="24"/>
          <w:szCs w:val="24"/>
        </w:rPr>
        <w:t xml:space="preserve">. No other modifier significantly affected the amount of CC biomass. </w:t>
      </w:r>
      <w:r>
        <w:rPr>
          <w:rFonts w:cstheme="minorHAnsi"/>
          <w:sz w:val="24"/>
          <w:szCs w:val="24"/>
        </w:rPr>
        <w:t>The following categorical modifiers had levels with significantly different effects on weed biomass: m</w:t>
      </w:r>
      <w:r w:rsidRPr="00BF4FA7">
        <w:rPr>
          <w:rFonts w:cstheme="minorHAnsi"/>
          <w:sz w:val="24"/>
          <w:szCs w:val="24"/>
        </w:rPr>
        <w:t>easurement season</w:t>
      </w:r>
      <w:r>
        <w:rPr>
          <w:rFonts w:cstheme="minorHAnsi"/>
          <w:sz w:val="24"/>
          <w:szCs w:val="24"/>
        </w:rPr>
        <w:t xml:space="preserve"> (spring, summer), m</w:t>
      </w:r>
      <w:r w:rsidRPr="00BF4FA7">
        <w:rPr>
          <w:rFonts w:cstheme="minorHAnsi"/>
          <w:sz w:val="24"/>
          <w:szCs w:val="24"/>
        </w:rPr>
        <w:t xml:space="preserve">easurement in reference to </w:t>
      </w:r>
      <w:r>
        <w:rPr>
          <w:rFonts w:cstheme="minorHAnsi"/>
          <w:sz w:val="24"/>
          <w:szCs w:val="24"/>
        </w:rPr>
        <w:t xml:space="preserve">cash crop </w:t>
      </w:r>
      <w:r w:rsidRPr="00BF4FA7">
        <w:rPr>
          <w:rFonts w:cstheme="minorHAnsi"/>
          <w:sz w:val="24"/>
          <w:szCs w:val="24"/>
        </w:rPr>
        <w:t>planting</w:t>
      </w:r>
      <w:r>
        <w:rPr>
          <w:rFonts w:cstheme="minorHAnsi"/>
          <w:sz w:val="24"/>
          <w:szCs w:val="24"/>
        </w:rPr>
        <w:t xml:space="preserve"> (before, after), CC type (after controlling for CC biomass production; grass, non-grass), and weed growth habit (winter annual, summer annual, perennial).  Weed biomass and density responded with the same patterns to these </w:t>
      </w:r>
      <w:proofErr w:type="gramStart"/>
      <w:r>
        <w:rPr>
          <w:rFonts w:cstheme="minorHAnsi"/>
          <w:sz w:val="24"/>
          <w:szCs w:val="24"/>
        </w:rPr>
        <w:t>modifiers, but</w:t>
      </w:r>
      <w:proofErr w:type="gramEnd"/>
      <w:r>
        <w:rPr>
          <w:rFonts w:cstheme="minorHAnsi"/>
          <w:sz w:val="24"/>
          <w:szCs w:val="24"/>
        </w:rPr>
        <w:t xml:space="preserve"> weed density responses were not significantly different for any factor levels (</w:t>
      </w:r>
      <w:r w:rsidRPr="00C102D4">
        <w:rPr>
          <w:rFonts w:cstheme="minorHAnsi"/>
          <w:b/>
          <w:sz w:val="24"/>
          <w:szCs w:val="24"/>
        </w:rPr>
        <w:t>Fig. 2</w:t>
      </w:r>
      <w:r>
        <w:rPr>
          <w:rFonts w:cstheme="minorHAnsi"/>
          <w:sz w:val="24"/>
          <w:szCs w:val="24"/>
        </w:rPr>
        <w:t>).</w:t>
      </w:r>
    </w:p>
    <w:p w14:paraId="577D49F4" w14:textId="77777777" w:rsidR="008D5A4F" w:rsidRPr="00C0413B" w:rsidRDefault="008D5A4F" w:rsidP="00B30B0C">
      <w:pPr>
        <w:pStyle w:val="NoSpacing"/>
        <w:spacing w:line="360" w:lineRule="auto"/>
        <w:rPr>
          <w:rFonts w:cstheme="minorHAnsi"/>
          <w:sz w:val="24"/>
          <w:szCs w:val="24"/>
        </w:rPr>
      </w:pPr>
      <w:r w:rsidRPr="009130A3">
        <w:rPr>
          <w:color w:val="FF0000"/>
          <w:sz w:val="24"/>
          <w:szCs w:val="24"/>
        </w:rPr>
        <w:lastRenderedPageBreak/>
        <w:t xml:space="preserve"> </w:t>
      </w:r>
      <w:r w:rsidRPr="009130A3">
        <w:rPr>
          <w:sz w:val="24"/>
          <w:szCs w:val="24"/>
        </w:rPr>
        <w:t xml:space="preserve"> </w:t>
      </w:r>
    </w:p>
    <w:p w14:paraId="7C8AF339" w14:textId="2229E61F" w:rsidR="008D5A4F" w:rsidRPr="00C0413B" w:rsidRDefault="008D5A4F" w:rsidP="00B30B0C">
      <w:pPr>
        <w:pStyle w:val="NoSpacing"/>
        <w:spacing w:line="360" w:lineRule="auto"/>
        <w:rPr>
          <w:rFonts w:cstheme="minorHAnsi"/>
          <w:sz w:val="24"/>
          <w:szCs w:val="24"/>
        </w:rPr>
      </w:pPr>
      <w:r w:rsidRPr="00C0413B">
        <w:rPr>
          <w:rFonts w:cstheme="minorHAnsi"/>
          <w:sz w:val="24"/>
          <w:szCs w:val="24"/>
        </w:rPr>
        <w:t>The different responses of weed biomass versus density to CCs provides insight into the mechanisms by which CCs suppress weeds in the Corn Belt. C</w:t>
      </w:r>
      <w:r w:rsidR="00135587" w:rsidRPr="00C0413B">
        <w:rPr>
          <w:rFonts w:cstheme="minorHAnsi"/>
          <w:sz w:val="24"/>
          <w:szCs w:val="24"/>
        </w:rPr>
        <w:t xml:space="preserve">over crops induce micro-environmental changes that can promote, delay, or inhibit weed seed germination, and the emergent effect depends heavily on the specific context of a given year. </w:t>
      </w:r>
      <w:r w:rsidRPr="00C0413B">
        <w:rPr>
          <w:rFonts w:cstheme="minorHAnsi"/>
          <w:sz w:val="24"/>
          <w:szCs w:val="24"/>
        </w:rPr>
        <w:t xml:space="preserve"> </w:t>
      </w:r>
      <w:r w:rsidR="00135587" w:rsidRPr="00C0413B">
        <w:rPr>
          <w:rFonts w:cstheme="minorHAnsi"/>
          <w:sz w:val="24"/>
          <w:szCs w:val="24"/>
        </w:rPr>
        <w:t>For example</w:t>
      </w:r>
      <w:r w:rsidR="003B0DFE">
        <w:rPr>
          <w:rFonts w:cs="Calibri"/>
          <w:sz w:val="24"/>
          <w:szCs w:val="24"/>
        </w:rPr>
        <w:t>,</w:t>
      </w:r>
      <w:r w:rsidR="00135587" w:rsidRPr="00C0413B">
        <w:rPr>
          <w:rFonts w:cstheme="minorHAnsi"/>
          <w:sz w:val="24"/>
          <w:szCs w:val="24"/>
        </w:rPr>
        <w:t xml:space="preserve"> u</w:t>
      </w:r>
      <w:r w:rsidRPr="00C0413B">
        <w:rPr>
          <w:rFonts w:cstheme="minorHAnsi"/>
          <w:sz w:val="24"/>
          <w:szCs w:val="24"/>
        </w:rPr>
        <w:t>ptake of nitrogen creates a relatively nitrogen-free soil surface, and germination of certain weed seeds is suppressed under low nutrient soils (</w:t>
      </w:r>
      <w:r w:rsidRPr="00C0413B">
        <w:rPr>
          <w:rFonts w:cstheme="minorHAnsi"/>
          <w:color w:val="FF0000"/>
          <w:sz w:val="24"/>
          <w:szCs w:val="24"/>
        </w:rPr>
        <w:t>CITE</w:t>
      </w:r>
      <w:r w:rsidR="00C0413B">
        <w:rPr>
          <w:rFonts w:cstheme="minorHAnsi"/>
          <w:color w:val="FF0000"/>
          <w:sz w:val="24"/>
          <w:szCs w:val="24"/>
        </w:rPr>
        <w:t>, Matt would know</w:t>
      </w:r>
      <w:r w:rsidRPr="00C0413B">
        <w:rPr>
          <w:rFonts w:cstheme="minorHAnsi"/>
          <w:sz w:val="24"/>
          <w:szCs w:val="24"/>
        </w:rPr>
        <w:t xml:space="preserve">). However, </w:t>
      </w:r>
      <w:r w:rsidR="00135587" w:rsidRPr="00C0413B">
        <w:rPr>
          <w:rFonts w:cstheme="minorHAnsi"/>
          <w:sz w:val="24"/>
          <w:szCs w:val="24"/>
        </w:rPr>
        <w:t xml:space="preserve">in the Corn Belt </w:t>
      </w:r>
      <w:r w:rsidRPr="00C0413B">
        <w:rPr>
          <w:rFonts w:cstheme="minorHAnsi"/>
          <w:sz w:val="24"/>
          <w:szCs w:val="24"/>
        </w:rPr>
        <w:t>the n</w:t>
      </w:r>
      <w:r w:rsidR="00135587" w:rsidRPr="00C0413B">
        <w:rPr>
          <w:rFonts w:cstheme="minorHAnsi"/>
          <w:sz w:val="24"/>
          <w:szCs w:val="24"/>
        </w:rPr>
        <w:t>itrogen</w:t>
      </w:r>
      <w:r w:rsidRPr="00C0413B">
        <w:rPr>
          <w:rFonts w:cstheme="minorHAnsi"/>
          <w:sz w:val="24"/>
          <w:szCs w:val="24"/>
        </w:rPr>
        <w:t xml:space="preserve"> status</w:t>
      </w:r>
      <w:r w:rsidR="00135587" w:rsidRPr="00C0413B">
        <w:rPr>
          <w:rFonts w:cstheme="minorHAnsi"/>
          <w:sz w:val="24"/>
          <w:szCs w:val="24"/>
        </w:rPr>
        <w:t xml:space="preserve"> of a soil is highly dependent upon the previous crop year and spring weather </w:t>
      </w:r>
      <w:r w:rsidR="00135587" w:rsidRPr="007A4BFC">
        <w:rPr>
          <w:rFonts w:cs="Calibri"/>
          <w:noProof/>
          <w:sz w:val="24"/>
          <w:szCs w:val="24"/>
        </w:rPr>
        <w:t>(Martinez-Feria et al. 2019)</w:t>
      </w:r>
      <w:r w:rsidR="00135587" w:rsidRPr="007A4BFC">
        <w:rPr>
          <w:rFonts w:cs="Calibri"/>
          <w:sz w:val="24"/>
          <w:szCs w:val="24"/>
        </w:rPr>
        <w:t xml:space="preserve">, so whether nitrogen </w:t>
      </w:r>
      <w:r w:rsidR="003B0DFE">
        <w:rPr>
          <w:rFonts w:cs="Calibri"/>
          <w:sz w:val="24"/>
          <w:szCs w:val="24"/>
        </w:rPr>
        <w:t>indeed</w:t>
      </w:r>
      <w:r w:rsidR="00B25E9C" w:rsidRPr="00C0413B">
        <w:rPr>
          <w:rFonts w:cstheme="minorHAnsi"/>
          <w:sz w:val="24"/>
          <w:szCs w:val="24"/>
        </w:rPr>
        <w:t xml:space="preserve"> limits weed seed germination will vary year-to-year. The balance between in</w:t>
      </w:r>
      <w:r w:rsidRPr="00C0413B">
        <w:rPr>
          <w:rFonts w:cstheme="minorHAnsi"/>
          <w:sz w:val="24"/>
          <w:szCs w:val="24"/>
        </w:rPr>
        <w:t>hibitory effects of CCs on weed seed germination (low</w:t>
      </w:r>
      <w:r w:rsidR="00B25E9C" w:rsidRPr="00C0413B">
        <w:rPr>
          <w:rFonts w:cstheme="minorHAnsi"/>
          <w:sz w:val="24"/>
          <w:szCs w:val="24"/>
        </w:rPr>
        <w:t>er</w:t>
      </w:r>
      <w:r w:rsidRPr="00C0413B">
        <w:rPr>
          <w:rFonts w:cstheme="minorHAnsi"/>
          <w:sz w:val="24"/>
          <w:szCs w:val="24"/>
        </w:rPr>
        <w:t xml:space="preserve"> light, lower soil temperatures, smaller ranges in temperatures, lower soil nitrate concentrations, allelopathic chemicals) </w:t>
      </w:r>
      <w:r w:rsidR="00B25E9C" w:rsidRPr="00C0413B">
        <w:rPr>
          <w:rFonts w:cstheme="minorHAnsi"/>
          <w:sz w:val="24"/>
          <w:szCs w:val="24"/>
        </w:rPr>
        <w:t>and</w:t>
      </w:r>
      <w:r w:rsidRPr="00C0413B">
        <w:rPr>
          <w:rFonts w:cstheme="minorHAnsi"/>
          <w:sz w:val="24"/>
          <w:szCs w:val="24"/>
        </w:rPr>
        <w:t xml:space="preserve"> stimulatory effects (increased soil moisture</w:t>
      </w:r>
      <w:r w:rsidR="00B25E9C" w:rsidRPr="00C0413B">
        <w:rPr>
          <w:rFonts w:cstheme="minorHAnsi"/>
          <w:sz w:val="24"/>
          <w:szCs w:val="24"/>
        </w:rPr>
        <w:t>, protection from desiccation, protection from export via erosion</w:t>
      </w:r>
      <w:r w:rsidRPr="00C0413B">
        <w:rPr>
          <w:rFonts w:cstheme="minorHAnsi"/>
          <w:sz w:val="24"/>
          <w:szCs w:val="24"/>
        </w:rPr>
        <w:t>)</w:t>
      </w:r>
      <w:r w:rsidR="00B25E9C" w:rsidRPr="00C0413B">
        <w:rPr>
          <w:rFonts w:cstheme="minorHAnsi"/>
          <w:sz w:val="24"/>
          <w:szCs w:val="24"/>
        </w:rPr>
        <w:t xml:space="preserve"> will depend on the context, and is therefore not consistent</w:t>
      </w:r>
      <w:r w:rsidRPr="00C0413B">
        <w:rPr>
          <w:rFonts w:cstheme="minorHAnsi"/>
          <w:sz w:val="24"/>
          <w:szCs w:val="24"/>
        </w:rPr>
        <w:t xml:space="preserve">. Conversely, </w:t>
      </w:r>
      <w:r w:rsidR="00B25E9C" w:rsidRPr="00C0413B">
        <w:rPr>
          <w:rFonts w:cstheme="minorHAnsi"/>
          <w:sz w:val="24"/>
          <w:szCs w:val="24"/>
        </w:rPr>
        <w:t>the suppressive effects of CCs on weed biomass (increased resource competition, delayed germination) are less dependent on the specific context</w:t>
      </w:r>
      <w:r w:rsidR="00B25E9C" w:rsidRPr="00C0413B">
        <w:rPr>
          <w:rFonts w:cstheme="minorHAnsi"/>
          <w:sz w:val="24"/>
          <w:szCs w:val="24"/>
        </w:rPr>
        <w:t xml:space="preserve">, and therefore show a stronger, more consistent reduction. </w:t>
      </w:r>
    </w:p>
    <w:p w14:paraId="79A1CCE3" w14:textId="77777777" w:rsidR="008D5A4F" w:rsidRPr="00F074D9" w:rsidRDefault="008D5A4F" w:rsidP="00B30B0C">
      <w:pPr>
        <w:pStyle w:val="NoSpacing"/>
        <w:spacing w:line="360" w:lineRule="auto"/>
        <w:rPr>
          <w:rFonts w:cstheme="minorHAnsi"/>
          <w:color w:val="FF0000"/>
          <w:sz w:val="24"/>
          <w:szCs w:val="24"/>
        </w:rPr>
      </w:pPr>
    </w:p>
    <w:p w14:paraId="778045B8" w14:textId="3C6DE9CF" w:rsidR="00C102D4" w:rsidRDefault="008D5A4F" w:rsidP="00B30B0C">
      <w:pPr>
        <w:pStyle w:val="NoSpacing"/>
        <w:spacing w:line="360" w:lineRule="auto"/>
        <w:rPr>
          <w:rFonts w:cstheme="minorHAnsi"/>
          <w:sz w:val="24"/>
          <w:szCs w:val="24"/>
        </w:rPr>
      </w:pPr>
      <w:r>
        <w:rPr>
          <w:rFonts w:cstheme="minorHAnsi"/>
          <w:sz w:val="24"/>
          <w:szCs w:val="24"/>
        </w:rPr>
        <w:t xml:space="preserve">For weed biomass, grass CCs reduced weed </w:t>
      </w:r>
      <w:r>
        <w:rPr>
          <w:rFonts w:cstheme="minorHAnsi"/>
          <w:sz w:val="24"/>
          <w:szCs w:val="24"/>
        </w:rPr>
        <w:t xml:space="preserve">biomass by 68% compared to only 33% for non-grass (p&lt;0.01; Fig. 2). Measurements taken before cash crop planting showed a 74% reduction in weed biomass, compared to only 44% in measurements taken after planting (p&lt;0.01). Winter annuals showed the strongest reductions (65%), followed by summer annuals (47%), with perennial weeds being unaffected by CCs. </w:t>
      </w:r>
      <w:r w:rsidR="00C102D4">
        <w:rPr>
          <w:rFonts w:cstheme="minorHAnsi"/>
          <w:sz w:val="24"/>
          <w:szCs w:val="24"/>
        </w:rPr>
        <w:t xml:space="preserve">For continuous variables, weed suppression was </w:t>
      </w:r>
      <w:r w:rsidR="00C102D4" w:rsidRPr="007A4BFC">
        <w:rPr>
          <w:rFonts w:cs="Calibri"/>
          <w:sz w:val="24"/>
          <w:szCs w:val="24"/>
        </w:rPr>
        <w:t>significant</w:t>
      </w:r>
      <w:r w:rsidR="003B0DFE">
        <w:rPr>
          <w:rFonts w:cs="Calibri"/>
          <w:sz w:val="24"/>
          <w:szCs w:val="24"/>
        </w:rPr>
        <w:t>ly</w:t>
      </w:r>
      <w:r w:rsidR="00C102D4">
        <w:rPr>
          <w:rFonts w:cstheme="minorHAnsi"/>
          <w:sz w:val="24"/>
          <w:szCs w:val="24"/>
        </w:rPr>
        <w:t xml:space="preserve"> affected by CC biomass for both </w:t>
      </w:r>
      <w:r w:rsidR="00C102D4">
        <w:rPr>
          <w:rFonts w:cstheme="minorHAnsi"/>
          <w:sz w:val="24"/>
          <w:szCs w:val="24"/>
        </w:rPr>
        <w:t>weed biomass (a</w:t>
      </w:r>
      <w:r w:rsidR="00532A5C">
        <w:rPr>
          <w:rFonts w:cstheme="minorHAnsi"/>
          <w:sz w:val="24"/>
          <w:szCs w:val="24"/>
        </w:rPr>
        <w:t>fter controlling for CC type, p=</w:t>
      </w:r>
      <w:r w:rsidR="00C102D4">
        <w:rPr>
          <w:rFonts w:cstheme="minorHAnsi"/>
          <w:sz w:val="24"/>
          <w:szCs w:val="24"/>
        </w:rPr>
        <w:t xml:space="preserve">0.03; </w:t>
      </w:r>
      <w:r w:rsidR="00C102D4" w:rsidRPr="004E0402">
        <w:rPr>
          <w:rFonts w:cstheme="minorHAnsi"/>
          <w:b/>
          <w:sz w:val="24"/>
          <w:szCs w:val="24"/>
        </w:rPr>
        <w:t>Fig. 3</w:t>
      </w:r>
      <w:r w:rsidR="00C102D4">
        <w:rPr>
          <w:rFonts w:cstheme="minorHAnsi"/>
          <w:sz w:val="24"/>
          <w:szCs w:val="24"/>
        </w:rPr>
        <w:t>) and weed density (p&lt;0.01</w:t>
      </w:r>
      <w:r w:rsidR="00B25E9C">
        <w:rPr>
          <w:rFonts w:cstheme="minorHAnsi"/>
          <w:sz w:val="24"/>
          <w:szCs w:val="24"/>
        </w:rPr>
        <w:t>; S3</w:t>
      </w:r>
      <w:r w:rsidR="00C102D4">
        <w:rPr>
          <w:rFonts w:cstheme="minorHAnsi"/>
          <w:sz w:val="24"/>
          <w:szCs w:val="24"/>
        </w:rPr>
        <w:t xml:space="preserve">).  </w:t>
      </w:r>
    </w:p>
    <w:p w14:paraId="4F3E11FB" w14:textId="77777777" w:rsidR="008D5A4F" w:rsidRDefault="008D5A4F" w:rsidP="00B30B0C">
      <w:pPr>
        <w:pStyle w:val="NoSpacing"/>
        <w:spacing w:line="360" w:lineRule="auto"/>
        <w:rPr>
          <w:rFonts w:cstheme="minorHAnsi"/>
          <w:sz w:val="24"/>
          <w:szCs w:val="24"/>
        </w:rPr>
      </w:pPr>
    </w:p>
    <w:p w14:paraId="1B44AB38" w14:textId="77777777" w:rsidR="008D5A4F" w:rsidRDefault="008D5A4F" w:rsidP="00B30B0C">
      <w:pPr>
        <w:pStyle w:val="NoSpacing"/>
        <w:spacing w:line="360" w:lineRule="auto"/>
        <w:rPr>
          <w:rFonts w:cstheme="minorHAns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60" w:author="Nichols, Virginia A" w:date="2020-02-22T20:02:00Z">
          <w:tblPr>
            <w:tblStyle w:val="TableGrid"/>
            <w:tblW w:w="0" w:type="auto"/>
            <w:tblLook w:val="04A0" w:firstRow="1" w:lastRow="0" w:firstColumn="1" w:lastColumn="0" w:noHBand="0" w:noVBand="1"/>
          </w:tblPr>
        </w:tblPrChange>
      </w:tblPr>
      <w:tblGrid>
        <w:gridCol w:w="9350"/>
        <w:tblGridChange w:id="61">
          <w:tblGrid>
            <w:gridCol w:w="9350"/>
          </w:tblGrid>
        </w:tblGridChange>
      </w:tblGrid>
      <w:tr w:rsidR="008D5A4F" w14:paraId="44B37917" w14:textId="77777777" w:rsidTr="007A4BFC">
        <w:tc>
          <w:tcPr>
            <w:tcW w:w="9350" w:type="dxa"/>
            <w:shd w:val="clear" w:color="auto" w:fill="auto"/>
            <w:tcPrChange w:id="62" w:author="Nichols, Virginia A" w:date="2020-02-22T20:02:00Z">
              <w:tcPr>
                <w:tcW w:w="9350" w:type="dxa"/>
              </w:tcPr>
            </w:tcPrChange>
          </w:tcPr>
          <w:p w14:paraId="34693F70" w14:textId="6A7CDCED" w:rsidR="008D5A4F" w:rsidRDefault="007A4BFC" w:rsidP="00B30B0C">
            <w:pPr>
              <w:pStyle w:val="NoSpacing"/>
              <w:spacing w:line="360" w:lineRule="auto"/>
              <w:rPr>
                <w:rFonts w:cstheme="minorHAnsi"/>
                <w:sz w:val="24"/>
                <w:szCs w:val="24"/>
              </w:rPr>
            </w:pPr>
            <w:ins w:id="63" w:author="Nichols, Virginia A" w:date="2020-02-22T20:02:00Z">
              <w:r w:rsidRPr="00DF3CEA">
                <w:rPr>
                  <w:noProof/>
                </w:rPr>
                <w:lastRenderedPageBreak/>
                <w:pict w14:anchorId="3224ED1E">
                  <v:shape id="Picture 2" o:spid="_x0000_i1026" type="#_x0000_t75" style="width:468pt;height:334.2pt;visibility:visible">
                    <v:imagedata r:id="rId10" o:title=""/>
                  </v:shape>
                </w:pict>
              </w:r>
            </w:ins>
            <w:del w:id="64" w:author="Nichols, Virginia A" w:date="2020-02-22T20:02:00Z">
              <w:r w:rsidR="00B25E9C">
                <w:rPr>
                  <w:noProof/>
                </w:rPr>
                <w:lastRenderedPageBreak/>
                <w:drawing>
                  <wp:inline distT="0" distB="0" distL="0" distR="0" wp14:anchorId="46CEE50D" wp14:editId="3C6E3090">
                    <wp:extent cx="5943600" cy="4245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del>
          </w:p>
        </w:tc>
      </w:tr>
      <w:tr w:rsidR="008D5A4F" w14:paraId="2CC94D94" w14:textId="77777777" w:rsidTr="006B0FA3">
        <w:tc>
          <w:tcPr>
            <w:tcW w:w="9350" w:type="dxa"/>
            <w:shd w:val="clear" w:color="auto" w:fill="auto"/>
          </w:tcPr>
          <w:p w14:paraId="3439332F" w14:textId="64A7AD76" w:rsidR="008D5A4F" w:rsidRDefault="008D5A4F" w:rsidP="00B30B0C">
            <w:pPr>
              <w:pStyle w:val="NoSpacing"/>
              <w:spacing w:line="360" w:lineRule="auto"/>
              <w:rPr>
                <w:rFonts w:cstheme="minorHAnsi"/>
                <w:sz w:val="24"/>
                <w:szCs w:val="24"/>
              </w:rPr>
            </w:pPr>
            <w:r w:rsidRPr="008F557B">
              <w:rPr>
                <w:rFonts w:cstheme="minorHAnsi"/>
                <w:b/>
                <w:sz w:val="24"/>
                <w:szCs w:val="24"/>
              </w:rPr>
              <w:t>Fig</w:t>
            </w:r>
            <w:r>
              <w:rPr>
                <w:rFonts w:cstheme="minorHAnsi"/>
                <w:b/>
                <w:sz w:val="24"/>
                <w:szCs w:val="24"/>
              </w:rPr>
              <w:t xml:space="preserve">ure 2 </w:t>
            </w:r>
            <w:r>
              <w:rPr>
                <w:rFonts w:cstheme="minorHAnsi"/>
                <w:sz w:val="24"/>
                <w:szCs w:val="24"/>
              </w:rPr>
              <w:t>Significant categorical variables included cover crop type</w:t>
            </w:r>
            <w:r w:rsidR="00CD7F6E">
              <w:rPr>
                <w:rFonts w:cstheme="minorHAnsi"/>
                <w:sz w:val="24"/>
                <w:szCs w:val="24"/>
              </w:rPr>
              <w:t>*</w:t>
            </w:r>
            <w:r>
              <w:rPr>
                <w:rFonts w:cstheme="minorHAnsi"/>
                <w:sz w:val="24"/>
                <w:szCs w:val="24"/>
              </w:rPr>
              <w:t xml:space="preserve"> (grass, non-grass), when the weed measurement occurred (before cash crop planting, after), and the type of weed (winter or summer annual, perennial); values less than </w:t>
            </w:r>
            <w:r w:rsidR="00CD7F6E">
              <w:rPr>
                <w:rFonts w:cstheme="minorHAnsi"/>
                <w:sz w:val="24"/>
                <w:szCs w:val="24"/>
              </w:rPr>
              <w:t xml:space="preserve">0 (dotted line) </w:t>
            </w:r>
            <w:r>
              <w:rPr>
                <w:rFonts w:cstheme="minorHAnsi"/>
                <w:sz w:val="24"/>
                <w:szCs w:val="24"/>
              </w:rPr>
              <w:t xml:space="preserve">indicate cover crops </w:t>
            </w:r>
            <w:r w:rsidR="00CD7F6E">
              <w:rPr>
                <w:rFonts w:cstheme="minorHAnsi"/>
                <w:sz w:val="24"/>
                <w:szCs w:val="24"/>
              </w:rPr>
              <w:t>reduced</w:t>
            </w:r>
            <w:r>
              <w:rPr>
                <w:rFonts w:cstheme="minorHAnsi"/>
                <w:sz w:val="24"/>
                <w:szCs w:val="24"/>
              </w:rPr>
              <w:t xml:space="preserve"> weeds, </w:t>
            </w:r>
            <w:r w:rsidR="00CD7F6E">
              <w:rPr>
                <w:rFonts w:cstheme="minorHAnsi"/>
                <w:sz w:val="24"/>
                <w:szCs w:val="24"/>
              </w:rPr>
              <w:t>large yellow points indicate estimates that were significantly different from 0</w:t>
            </w:r>
            <w:r w:rsidR="006B0FA3">
              <w:rPr>
                <w:rFonts w:cstheme="minorHAnsi"/>
                <w:sz w:val="24"/>
                <w:szCs w:val="24"/>
              </w:rPr>
              <w:t xml:space="preserve"> at p&lt;0.05</w:t>
            </w:r>
            <w:r w:rsidR="00CD7F6E">
              <w:rPr>
                <w:rFonts w:cstheme="minorHAnsi"/>
                <w:sz w:val="24"/>
                <w:szCs w:val="24"/>
              </w:rPr>
              <w:t>,</w:t>
            </w:r>
            <w:r>
              <w:rPr>
                <w:rFonts w:cstheme="minorHAnsi"/>
                <w:sz w:val="24"/>
                <w:szCs w:val="24"/>
              </w:rPr>
              <w:t xml:space="preserve"> n value </w:t>
            </w:r>
            <w:r w:rsidR="00CD7F6E">
              <w:rPr>
                <w:rFonts w:cstheme="minorHAnsi"/>
                <w:sz w:val="24"/>
                <w:szCs w:val="24"/>
              </w:rPr>
              <w:t>indicates</w:t>
            </w:r>
            <w:r>
              <w:rPr>
                <w:rFonts w:cstheme="minorHAnsi"/>
                <w:sz w:val="24"/>
                <w:szCs w:val="24"/>
              </w:rPr>
              <w:t xml:space="preserve"> the number of observations used for the estimate, </w:t>
            </w:r>
            <w:del w:id="65" w:author="Martinez-Feria, Rafael" w:date="2020-02-13T12:25:00Z">
              <w:r w:rsidR="00CD7F6E">
                <w:rPr>
                  <w:rFonts w:cstheme="minorHAnsi"/>
                  <w:sz w:val="24"/>
                  <w:szCs w:val="24"/>
                </w:rPr>
                <w:delText>lineranges</w:delText>
              </w:r>
            </w:del>
            <w:ins w:id="66" w:author="Martinez-Feria, Rafael" w:date="2020-02-13T12:25:00Z">
              <w:r w:rsidR="008971E4">
                <w:rPr>
                  <w:rFonts w:cs="Calibri"/>
                  <w:sz w:val="24"/>
                  <w:szCs w:val="24"/>
                </w:rPr>
                <w:t>error bars</w:t>
              </w:r>
            </w:ins>
            <w:r>
              <w:rPr>
                <w:rFonts w:cstheme="minorHAnsi"/>
                <w:sz w:val="24"/>
                <w:szCs w:val="24"/>
              </w:rPr>
              <w:t xml:space="preserve"> represent 95% confidence intervals.</w:t>
            </w:r>
          </w:p>
          <w:p w14:paraId="116D6506" w14:textId="77777777" w:rsidR="008D5A4F" w:rsidRDefault="008D5A4F" w:rsidP="00B30B0C">
            <w:pPr>
              <w:pStyle w:val="NoSpacing"/>
              <w:spacing w:line="360" w:lineRule="auto"/>
              <w:rPr>
                <w:rFonts w:cstheme="minorHAnsi"/>
                <w:sz w:val="24"/>
                <w:szCs w:val="24"/>
              </w:rPr>
            </w:pPr>
            <w:r>
              <w:rPr>
                <w:rFonts w:cstheme="minorHAnsi"/>
                <w:sz w:val="24"/>
                <w:szCs w:val="24"/>
              </w:rPr>
              <w:t xml:space="preserve">*After controlling </w:t>
            </w:r>
            <w:proofErr w:type="gramStart"/>
            <w:r>
              <w:rPr>
                <w:rFonts w:cstheme="minorHAnsi"/>
                <w:sz w:val="24"/>
                <w:szCs w:val="24"/>
              </w:rPr>
              <w:t>for the amount of</w:t>
            </w:r>
            <w:proofErr w:type="gramEnd"/>
            <w:r>
              <w:rPr>
                <w:rFonts w:cstheme="minorHAnsi"/>
                <w:sz w:val="24"/>
                <w:szCs w:val="24"/>
              </w:rPr>
              <w:t xml:space="preserve"> cover crop biomass production </w:t>
            </w:r>
          </w:p>
        </w:tc>
      </w:tr>
    </w:tbl>
    <w:p w14:paraId="1B6F268C" w14:textId="77777777" w:rsidR="008D5A4F" w:rsidRPr="007A4BFC" w:rsidRDefault="008D5A4F" w:rsidP="00B30B0C">
      <w:pPr>
        <w:pStyle w:val="NoSpacing"/>
        <w:spacing w:line="360" w:lineRule="auto"/>
        <w:rPr>
          <w:ins w:id="67" w:author="Nichols, Virginia A" w:date="2020-02-22T20:02:00Z"/>
          <w:rFonts w:cs="Calibri"/>
          <w:sz w:val="24"/>
          <w:szCs w:val="24"/>
        </w:rPr>
      </w:pPr>
    </w:p>
    <w:p w14:paraId="12268913" w14:textId="77777777" w:rsidR="008A38B6" w:rsidRPr="007A4BFC" w:rsidRDefault="008A38B6" w:rsidP="00B30B0C">
      <w:pPr>
        <w:pStyle w:val="NoSpacing"/>
        <w:spacing w:line="360" w:lineRule="auto"/>
        <w:rPr>
          <w:rFonts w:cs="Calibri"/>
          <w:color w:val="FF0000"/>
          <w:sz w:val="24"/>
          <w:szCs w:val="24"/>
        </w:rPr>
      </w:pPr>
    </w:p>
    <w:p w14:paraId="6B656AED" w14:textId="77777777" w:rsidR="00CA4693" w:rsidRPr="007A4BFC" w:rsidRDefault="00CA4693" w:rsidP="00B30B0C">
      <w:pPr>
        <w:pStyle w:val="NoSpacing"/>
        <w:spacing w:line="360" w:lineRule="auto"/>
        <w:rPr>
          <w:rFonts w:cs="Calibri"/>
          <w:sz w:val="24"/>
          <w:szCs w:val="24"/>
        </w:rPr>
      </w:pPr>
    </w:p>
    <w:p w14:paraId="2CC3FBD0" w14:textId="77777777" w:rsidR="00D63120" w:rsidRPr="007A4BFC" w:rsidRDefault="00CE0DC6" w:rsidP="00B30B0C">
      <w:pPr>
        <w:pStyle w:val="NoSpacing"/>
        <w:spacing w:line="360" w:lineRule="auto"/>
        <w:rPr>
          <w:rFonts w:cs="Calibri"/>
          <w:b/>
          <w:sz w:val="24"/>
          <w:szCs w:val="24"/>
          <w:u w:val="single"/>
        </w:rPr>
      </w:pPr>
      <w:r w:rsidRPr="007A4BFC">
        <w:rPr>
          <w:rFonts w:cs="Calibri"/>
          <w:b/>
          <w:sz w:val="24"/>
          <w:szCs w:val="24"/>
          <w:u w:val="single"/>
        </w:rPr>
        <w:t>3.3</w:t>
      </w:r>
      <w:r w:rsidR="002F0521" w:rsidRPr="007A4BFC">
        <w:rPr>
          <w:rFonts w:cs="Calibri"/>
          <w:b/>
          <w:sz w:val="24"/>
          <w:szCs w:val="24"/>
          <w:u w:val="single"/>
        </w:rPr>
        <w:t xml:space="preserve"> </w:t>
      </w:r>
      <w:r w:rsidR="00D63120" w:rsidRPr="007A4BFC">
        <w:rPr>
          <w:rFonts w:cs="Calibri"/>
          <w:b/>
          <w:sz w:val="24"/>
          <w:szCs w:val="24"/>
          <w:u w:val="single"/>
        </w:rPr>
        <w:t>Cover crop management approaches</w:t>
      </w:r>
    </w:p>
    <w:p w14:paraId="75A01BD2" w14:textId="77777777" w:rsidR="00D63120" w:rsidRPr="007A4BFC" w:rsidRDefault="00D63120" w:rsidP="00B30B0C">
      <w:pPr>
        <w:pStyle w:val="NoSpacing"/>
        <w:spacing w:line="360" w:lineRule="auto"/>
        <w:rPr>
          <w:rFonts w:cs="Calibri"/>
          <w:sz w:val="24"/>
          <w:szCs w:val="24"/>
          <w:u w:val="single"/>
        </w:rPr>
      </w:pPr>
    </w:p>
    <w:p w14:paraId="1A584F83" w14:textId="77777777" w:rsidR="00D63120" w:rsidRPr="007A4BFC" w:rsidRDefault="002F0521" w:rsidP="00B30B0C">
      <w:pPr>
        <w:pStyle w:val="NoSpacing"/>
        <w:spacing w:line="360" w:lineRule="auto"/>
        <w:rPr>
          <w:rFonts w:cs="Calibri"/>
          <w:i/>
          <w:sz w:val="24"/>
          <w:szCs w:val="24"/>
        </w:rPr>
      </w:pPr>
      <w:r w:rsidRPr="007A4BFC">
        <w:rPr>
          <w:rFonts w:cs="Calibri"/>
          <w:i/>
          <w:sz w:val="24"/>
          <w:szCs w:val="24"/>
        </w:rPr>
        <w:t xml:space="preserve">3.3.1 </w:t>
      </w:r>
      <w:r w:rsidR="00D63120" w:rsidRPr="007A4BFC">
        <w:rPr>
          <w:rFonts w:cs="Calibri"/>
          <w:i/>
          <w:sz w:val="24"/>
          <w:szCs w:val="24"/>
        </w:rPr>
        <w:t xml:space="preserve">Cover crop </w:t>
      </w:r>
      <w:r w:rsidR="00E02DAD" w:rsidRPr="007A4BFC">
        <w:rPr>
          <w:rFonts w:cs="Calibri"/>
          <w:i/>
          <w:sz w:val="24"/>
          <w:szCs w:val="24"/>
        </w:rPr>
        <w:t>type</w:t>
      </w:r>
    </w:p>
    <w:p w14:paraId="48EF10C2" w14:textId="77777777" w:rsidR="00D63120" w:rsidRPr="007A4BFC" w:rsidRDefault="00D63120" w:rsidP="00B30B0C">
      <w:pPr>
        <w:pStyle w:val="NoSpacing"/>
        <w:spacing w:line="360" w:lineRule="auto"/>
        <w:rPr>
          <w:ins w:id="68" w:author="Nichols, Virginia A" w:date="2020-02-22T20:02:00Z"/>
          <w:rFonts w:cs="Calibri"/>
          <w:sz w:val="24"/>
          <w:szCs w:val="24"/>
        </w:rPr>
      </w:pPr>
    </w:p>
    <w:p w14:paraId="1662B6D9" w14:textId="2C92E7B4" w:rsidR="00D63120" w:rsidRPr="007A4BFC" w:rsidRDefault="00D63120" w:rsidP="00B30B0C">
      <w:pPr>
        <w:pStyle w:val="NoSpacing"/>
        <w:spacing w:line="360" w:lineRule="auto"/>
        <w:rPr>
          <w:rFonts w:cs="Calibri"/>
          <w:sz w:val="24"/>
          <w:szCs w:val="24"/>
        </w:rPr>
      </w:pPr>
      <w:r w:rsidRPr="007A4BFC">
        <w:rPr>
          <w:rFonts w:cs="Calibri"/>
          <w:sz w:val="24"/>
          <w:szCs w:val="24"/>
        </w:rPr>
        <w:lastRenderedPageBreak/>
        <w:t xml:space="preserve">Even after controlling for the effect of </w:t>
      </w:r>
      <w:r w:rsidR="004E0402" w:rsidRPr="007A4BFC">
        <w:rPr>
          <w:rFonts w:cs="Calibri"/>
          <w:sz w:val="24"/>
          <w:szCs w:val="24"/>
        </w:rPr>
        <w:t>CC</w:t>
      </w:r>
      <w:r w:rsidRPr="007A4BFC">
        <w:rPr>
          <w:rFonts w:cs="Calibri"/>
          <w:sz w:val="24"/>
          <w:szCs w:val="24"/>
        </w:rPr>
        <w:t xml:space="preserve"> biomass, grass </w:t>
      </w:r>
      <w:r w:rsidR="00E02DAD" w:rsidRPr="007A4BFC">
        <w:rPr>
          <w:rFonts w:cs="Calibri"/>
          <w:sz w:val="24"/>
          <w:szCs w:val="24"/>
        </w:rPr>
        <w:t>CC</w:t>
      </w:r>
      <w:r w:rsidRPr="007A4BFC">
        <w:rPr>
          <w:rFonts w:cs="Calibri"/>
          <w:sz w:val="24"/>
          <w:szCs w:val="24"/>
        </w:rPr>
        <w:t xml:space="preserve">s offered </w:t>
      </w:r>
      <w:r w:rsidR="001751B5">
        <w:rPr>
          <w:rFonts w:cs="Calibri"/>
          <w:sz w:val="24"/>
          <w:szCs w:val="24"/>
        </w:rPr>
        <w:t>significant</w:t>
      </w:r>
      <w:r w:rsidRPr="007A4BFC">
        <w:rPr>
          <w:rFonts w:cs="Calibri"/>
          <w:sz w:val="24"/>
          <w:szCs w:val="24"/>
        </w:rPr>
        <w:t xml:space="preserve"> suppression</w:t>
      </w:r>
      <w:r w:rsidR="001751B5">
        <w:rPr>
          <w:rFonts w:cs="Calibri"/>
          <w:sz w:val="24"/>
          <w:szCs w:val="24"/>
        </w:rPr>
        <w:t xml:space="preserve"> of weed biomass (-68%), while </w:t>
      </w:r>
      <w:r w:rsidRPr="007A4BFC">
        <w:rPr>
          <w:rFonts w:cs="Calibri"/>
          <w:sz w:val="24"/>
          <w:szCs w:val="24"/>
        </w:rPr>
        <w:t>non-grass</w:t>
      </w:r>
      <w:r w:rsidR="001751B5">
        <w:rPr>
          <w:rFonts w:cs="Calibri"/>
          <w:sz w:val="24"/>
          <w:szCs w:val="24"/>
        </w:rPr>
        <w:t xml:space="preserve"> CCs did not</w:t>
      </w:r>
      <w:r w:rsidR="00F8383A" w:rsidRPr="007A4BFC">
        <w:rPr>
          <w:rFonts w:cs="Calibri"/>
          <w:sz w:val="24"/>
          <w:szCs w:val="24"/>
        </w:rPr>
        <w:t xml:space="preserve"> </w:t>
      </w:r>
      <w:commentRangeStart w:id="69"/>
      <w:r w:rsidR="00F8383A" w:rsidRPr="007A4BFC">
        <w:rPr>
          <w:rFonts w:cs="Calibri"/>
          <w:sz w:val="24"/>
          <w:szCs w:val="24"/>
        </w:rPr>
        <w:t>(Fig. 2)</w:t>
      </w:r>
      <w:commentRangeEnd w:id="69"/>
      <w:r w:rsidR="008971E4">
        <w:rPr>
          <w:rStyle w:val="CommentReference"/>
        </w:rPr>
        <w:commentReference w:id="69"/>
      </w:r>
      <w:r w:rsidRPr="007A4BFC">
        <w:rPr>
          <w:rFonts w:cs="Calibri"/>
          <w:sz w:val="24"/>
          <w:szCs w:val="24"/>
        </w:rPr>
        <w:t xml:space="preserve">. </w:t>
      </w:r>
      <w:r w:rsidR="00E43281" w:rsidRPr="007A4BFC">
        <w:rPr>
          <w:rFonts w:cs="Calibri"/>
          <w:sz w:val="24"/>
          <w:szCs w:val="24"/>
        </w:rPr>
        <w:t>This may have consequences for balancing yield maintenance and weed suppress</w:t>
      </w:r>
      <w:r w:rsidR="00C7658B" w:rsidRPr="007A4BFC">
        <w:rPr>
          <w:rFonts w:cs="Calibri"/>
          <w:sz w:val="24"/>
          <w:szCs w:val="24"/>
        </w:rPr>
        <w:t>ion goals (</w:t>
      </w:r>
      <w:r w:rsidR="00E43281" w:rsidRPr="007A4BFC">
        <w:rPr>
          <w:rFonts w:cs="Calibri"/>
          <w:color w:val="FF0000"/>
          <w:sz w:val="24"/>
          <w:szCs w:val="24"/>
        </w:rPr>
        <w:t>Section 3.</w:t>
      </w:r>
      <w:r w:rsidR="00C52A7D" w:rsidRPr="007A4BFC">
        <w:rPr>
          <w:rFonts w:cs="Calibri"/>
          <w:color w:val="FF0000"/>
          <w:sz w:val="24"/>
          <w:szCs w:val="24"/>
        </w:rPr>
        <w:t>4</w:t>
      </w:r>
      <w:r w:rsidR="00E43281" w:rsidRPr="007A4BFC">
        <w:rPr>
          <w:rFonts w:cs="Calibri"/>
          <w:sz w:val="24"/>
          <w:szCs w:val="24"/>
        </w:rPr>
        <w:t xml:space="preserve">). With regards to weeds, </w:t>
      </w:r>
      <w:r w:rsidR="00E61399" w:rsidRPr="007A4BFC">
        <w:rPr>
          <w:rFonts w:cs="Calibri"/>
          <w:sz w:val="24"/>
          <w:szCs w:val="24"/>
        </w:rPr>
        <w:t xml:space="preserve">CC-induced control </w:t>
      </w:r>
      <w:r w:rsidR="00E43281" w:rsidRPr="007A4BFC">
        <w:rPr>
          <w:rFonts w:cs="Calibri"/>
          <w:sz w:val="24"/>
          <w:szCs w:val="24"/>
        </w:rPr>
        <w:t xml:space="preserve">is a combination of physical and chemical suppression, and grasses such as rye may be more effective than legumes on both fronts (Creamer et al. </w:t>
      </w:r>
      <w:proofErr w:type="gramStart"/>
      <w:r w:rsidR="00E43281" w:rsidRPr="007A4BFC">
        <w:rPr>
          <w:rFonts w:cs="Calibri"/>
          <w:sz w:val="24"/>
          <w:szCs w:val="24"/>
        </w:rPr>
        <w:t>1996)</w:t>
      </w:r>
      <w:r w:rsidR="00DD7A86" w:rsidRPr="007A4BFC">
        <w:rPr>
          <w:rFonts w:cs="Calibri"/>
          <w:noProof/>
          <w:sz w:val="24"/>
          <w:szCs w:val="24"/>
        </w:rPr>
        <w:t>(</w:t>
      </w:r>
      <w:proofErr w:type="spellStart"/>
      <w:proofErr w:type="gramEnd"/>
      <w:r w:rsidR="00DD7A86" w:rsidRPr="007A4BFC">
        <w:rPr>
          <w:rFonts w:cs="Calibri"/>
          <w:noProof/>
          <w:sz w:val="24"/>
          <w:szCs w:val="24"/>
        </w:rPr>
        <w:t>Gieske</w:t>
      </w:r>
      <w:proofErr w:type="spellEnd"/>
      <w:r w:rsidR="00DD7A86" w:rsidRPr="007A4BFC">
        <w:rPr>
          <w:rFonts w:cs="Calibri"/>
          <w:noProof/>
          <w:sz w:val="24"/>
          <w:szCs w:val="24"/>
        </w:rPr>
        <w:t xml:space="preserve"> et al. 2016a)(Smith et al. 2020)</w:t>
      </w:r>
      <w:r w:rsidR="00E43281" w:rsidRPr="007A4BFC">
        <w:rPr>
          <w:rFonts w:cs="Calibri"/>
          <w:sz w:val="24"/>
          <w:szCs w:val="24"/>
        </w:rPr>
        <w:t>. The carbon-to-nitrogen ratio of grass CCs can be twice as high as legumes, with grass ratios increasing with higher overall biomass production</w:t>
      </w:r>
      <w:r w:rsidR="001432C4" w:rsidRPr="007A4BFC">
        <w:rPr>
          <w:rFonts w:cs="Calibri"/>
          <w:sz w:val="24"/>
          <w:szCs w:val="24"/>
        </w:rPr>
        <w:t xml:space="preserve"> </w:t>
      </w:r>
      <w:r w:rsidR="001432C4" w:rsidRPr="007A4BFC">
        <w:rPr>
          <w:rFonts w:cs="Calibri"/>
          <w:noProof/>
          <w:sz w:val="24"/>
          <w:szCs w:val="24"/>
        </w:rPr>
        <w:t>(Quemada and Cabrera 1995)(Martinez-Feria et al. 2016)</w:t>
      </w:r>
      <w:r w:rsidR="00E43281" w:rsidRPr="007A4BFC">
        <w:rPr>
          <w:rFonts w:cs="Calibri"/>
          <w:sz w:val="24"/>
          <w:szCs w:val="24"/>
        </w:rPr>
        <w:t xml:space="preserve">. The higher carbon-to-nitrogen ratios of grass residue increase the residence time of the CC residue compared to legume residue, thus potentially suppressing weeds longer after CC termination </w:t>
      </w:r>
      <w:r w:rsidR="001432C4" w:rsidRPr="007A4BFC">
        <w:rPr>
          <w:rFonts w:cs="Calibri"/>
          <w:noProof/>
          <w:sz w:val="24"/>
          <w:szCs w:val="24"/>
        </w:rPr>
        <w:t>(Teasdale and Mohler 1993)(Ruffo and Bollero 2003)</w:t>
      </w:r>
      <w:r w:rsidR="00E43281" w:rsidRPr="007A4BFC">
        <w:rPr>
          <w:rFonts w:cs="Calibri"/>
          <w:sz w:val="24"/>
          <w:szCs w:val="24"/>
        </w:rPr>
        <w:t>. Additionally, t</w:t>
      </w:r>
      <w:r w:rsidRPr="007A4BFC">
        <w:rPr>
          <w:rFonts w:cs="Calibri"/>
          <w:sz w:val="24"/>
          <w:szCs w:val="24"/>
        </w:rPr>
        <w:t xml:space="preserve">he structural arrangement of </w:t>
      </w:r>
      <w:r w:rsidR="00F8383A" w:rsidRPr="007A4BFC">
        <w:rPr>
          <w:rFonts w:cs="Calibri"/>
          <w:sz w:val="24"/>
          <w:szCs w:val="24"/>
        </w:rPr>
        <w:t xml:space="preserve">live </w:t>
      </w:r>
      <w:r w:rsidRPr="007A4BFC">
        <w:rPr>
          <w:rFonts w:cs="Calibri"/>
          <w:sz w:val="24"/>
          <w:szCs w:val="24"/>
        </w:rPr>
        <w:t xml:space="preserve">grass plants could provide a larger amount of light interception per unit </w:t>
      </w:r>
      <w:r w:rsidR="00110A5F" w:rsidRPr="007A4BFC">
        <w:rPr>
          <w:rFonts w:cs="Calibri"/>
          <w:sz w:val="24"/>
          <w:szCs w:val="24"/>
        </w:rPr>
        <w:t xml:space="preserve">of live </w:t>
      </w:r>
      <w:r w:rsidRPr="007A4BFC">
        <w:rPr>
          <w:rFonts w:cs="Calibri"/>
          <w:sz w:val="24"/>
          <w:szCs w:val="24"/>
        </w:rPr>
        <w:t>biomass compared to legumes</w:t>
      </w:r>
      <w:r w:rsidR="001432C4" w:rsidRPr="007A4BFC">
        <w:rPr>
          <w:rFonts w:cs="Calibri"/>
          <w:sz w:val="24"/>
          <w:szCs w:val="24"/>
        </w:rPr>
        <w:t xml:space="preserve"> </w:t>
      </w:r>
      <w:r w:rsidR="00C27780" w:rsidRPr="007A4BFC">
        <w:rPr>
          <w:rFonts w:cs="Calibri"/>
          <w:noProof/>
          <w:sz w:val="24"/>
          <w:szCs w:val="24"/>
        </w:rPr>
        <w:t>(Andrew et al. 2015)</w:t>
      </w:r>
      <w:r w:rsidRPr="007A4BFC">
        <w:rPr>
          <w:rFonts w:cs="Calibri"/>
          <w:sz w:val="24"/>
          <w:szCs w:val="24"/>
        </w:rPr>
        <w:t>.</w:t>
      </w:r>
      <w:r w:rsidRPr="007A4BFC">
        <w:rPr>
          <w:rFonts w:cs="Calibri"/>
          <w:color w:val="FF0000"/>
          <w:sz w:val="24"/>
          <w:szCs w:val="24"/>
        </w:rPr>
        <w:t xml:space="preserve"> </w:t>
      </w:r>
      <w:r w:rsidRPr="007A4BFC">
        <w:rPr>
          <w:rFonts w:cs="Calibri"/>
          <w:sz w:val="24"/>
          <w:szCs w:val="24"/>
        </w:rPr>
        <w:t xml:space="preserve">Rye </w:t>
      </w:r>
      <w:r w:rsidR="00110A5F" w:rsidRPr="007A4BFC">
        <w:rPr>
          <w:rFonts w:cs="Calibri"/>
          <w:sz w:val="24"/>
          <w:szCs w:val="24"/>
        </w:rPr>
        <w:t xml:space="preserve">residue </w:t>
      </w:r>
      <w:r w:rsidRPr="007A4BFC">
        <w:rPr>
          <w:rFonts w:cs="Calibri"/>
          <w:sz w:val="24"/>
          <w:szCs w:val="24"/>
        </w:rPr>
        <w:t xml:space="preserve">also exhibits an allopathic effect, which can inhibit </w:t>
      </w:r>
      <w:r w:rsidR="00FE393C" w:rsidRPr="007A4BFC">
        <w:rPr>
          <w:rFonts w:cs="Calibri"/>
          <w:sz w:val="24"/>
          <w:szCs w:val="24"/>
        </w:rPr>
        <w:t xml:space="preserve">weed </w:t>
      </w:r>
      <w:r w:rsidRPr="007A4BFC">
        <w:rPr>
          <w:rFonts w:cs="Calibri"/>
          <w:sz w:val="24"/>
          <w:szCs w:val="24"/>
        </w:rPr>
        <w:t xml:space="preserve">seed germination </w:t>
      </w:r>
      <w:r w:rsidR="00110A5F" w:rsidRPr="007A4BFC">
        <w:rPr>
          <w:rFonts w:cs="Calibri"/>
          <w:sz w:val="24"/>
          <w:szCs w:val="24"/>
        </w:rPr>
        <w:t>and reduce weed biomass</w:t>
      </w:r>
      <w:r w:rsidR="00C27780" w:rsidRPr="007A4BFC">
        <w:rPr>
          <w:rFonts w:cs="Calibri"/>
          <w:sz w:val="24"/>
          <w:szCs w:val="24"/>
        </w:rPr>
        <w:t xml:space="preserve"> </w:t>
      </w:r>
      <w:r w:rsidR="0045086C" w:rsidRPr="007A4BFC">
        <w:rPr>
          <w:rFonts w:cs="Calibri"/>
          <w:noProof/>
          <w:sz w:val="24"/>
          <w:szCs w:val="24"/>
        </w:rPr>
        <w:t>(Dhima et al. 2006; Teasdale et al. 2012)</w:t>
      </w:r>
      <w:r w:rsidR="00C27780" w:rsidRPr="007A4BFC">
        <w:rPr>
          <w:rFonts w:cs="Calibri"/>
          <w:sz w:val="24"/>
          <w:szCs w:val="24"/>
        </w:rPr>
        <w:t>.</w:t>
      </w:r>
      <w:r w:rsidRPr="007A4BFC">
        <w:rPr>
          <w:rFonts w:cs="Calibri"/>
          <w:sz w:val="24"/>
          <w:szCs w:val="24"/>
        </w:rPr>
        <w:t xml:space="preserve"> While brassica </w:t>
      </w:r>
      <w:r w:rsidR="005A3AFD" w:rsidRPr="007A4BFC">
        <w:rPr>
          <w:rFonts w:cs="Calibri"/>
          <w:sz w:val="24"/>
          <w:szCs w:val="24"/>
        </w:rPr>
        <w:t>CCs</w:t>
      </w:r>
      <w:r w:rsidRPr="007A4BFC">
        <w:rPr>
          <w:rFonts w:cs="Calibri"/>
          <w:sz w:val="24"/>
          <w:szCs w:val="24"/>
        </w:rPr>
        <w:t xml:space="preserve"> may also suppress weeds via allelopathy</w:t>
      </w:r>
      <w:r w:rsidR="00C27780" w:rsidRPr="007A4BFC">
        <w:rPr>
          <w:rFonts w:cs="Calibri"/>
          <w:sz w:val="24"/>
          <w:szCs w:val="24"/>
        </w:rPr>
        <w:t xml:space="preserve"> </w:t>
      </w:r>
      <w:r w:rsidR="00C27780" w:rsidRPr="007A4BFC">
        <w:rPr>
          <w:rFonts w:cs="Calibri"/>
          <w:noProof/>
          <w:sz w:val="24"/>
          <w:szCs w:val="24"/>
        </w:rPr>
        <w:t>(Haramoto and Gallandt 2005)</w:t>
      </w:r>
      <w:r w:rsidRPr="007A4BFC">
        <w:rPr>
          <w:rFonts w:cs="Calibri"/>
          <w:sz w:val="24"/>
          <w:szCs w:val="24"/>
        </w:rPr>
        <w:t xml:space="preserve"> only 9 of the </w:t>
      </w:r>
      <w:r w:rsidR="00DD2D5F" w:rsidRPr="007A4BFC">
        <w:rPr>
          <w:rFonts w:cs="Calibri"/>
          <w:sz w:val="24"/>
          <w:szCs w:val="24"/>
        </w:rPr>
        <w:t xml:space="preserve">77 </w:t>
      </w:r>
      <w:r w:rsidRPr="007A4BFC">
        <w:rPr>
          <w:rFonts w:cs="Calibri"/>
          <w:sz w:val="24"/>
          <w:szCs w:val="24"/>
        </w:rPr>
        <w:t>non-grass points were brassicas, and they did not exhibit significantly different suppressive effects compared to legumes (</w:t>
      </w:r>
      <w:r w:rsidR="00CD7F6E" w:rsidRPr="007A4BFC">
        <w:rPr>
          <w:rFonts w:cs="Calibri"/>
          <w:color w:val="FF0000"/>
          <w:sz w:val="24"/>
          <w:szCs w:val="24"/>
        </w:rPr>
        <w:t>S3</w:t>
      </w:r>
      <w:r w:rsidRPr="007A4BFC">
        <w:rPr>
          <w:rFonts w:cs="Calibri"/>
          <w:sz w:val="24"/>
          <w:szCs w:val="24"/>
        </w:rPr>
        <w:t xml:space="preserve">). </w:t>
      </w:r>
    </w:p>
    <w:p w14:paraId="4FE1D12C" w14:textId="481ABE93" w:rsidR="00D63120" w:rsidRPr="00E43281" w:rsidRDefault="00D63120" w:rsidP="00B30B0C">
      <w:pPr>
        <w:pStyle w:val="NoSpacing"/>
        <w:spacing w:line="360" w:lineRule="auto"/>
        <w:rPr>
          <w:rFonts w:cstheme="minorHAnsi"/>
          <w:sz w:val="24"/>
          <w:szCs w:val="24"/>
        </w:rPr>
      </w:pPr>
    </w:p>
    <w:p w14:paraId="7D8BA3E3" w14:textId="05BB21B8" w:rsidR="00532A5C" w:rsidRPr="00532A5C" w:rsidRDefault="00532A5C" w:rsidP="00B30B0C">
      <w:pPr>
        <w:pStyle w:val="NoSpacing"/>
        <w:spacing w:line="360" w:lineRule="auto"/>
        <w:rPr>
          <w:rFonts w:cstheme="minorHAnsi"/>
          <w:i/>
          <w:sz w:val="24"/>
          <w:szCs w:val="24"/>
          <w:u w:val="single"/>
        </w:rPr>
      </w:pPr>
      <w:r w:rsidRPr="00532A5C">
        <w:rPr>
          <w:rFonts w:cstheme="minorHAnsi"/>
          <w:i/>
          <w:sz w:val="24"/>
          <w:szCs w:val="24"/>
          <w:u w:val="single"/>
        </w:rPr>
        <w:t>3.3.2 Tillage and termination method</w:t>
      </w:r>
    </w:p>
    <w:p w14:paraId="711B3DB0" w14:textId="77777777" w:rsidR="00532A5C" w:rsidRDefault="00532A5C" w:rsidP="00B30B0C">
      <w:pPr>
        <w:pStyle w:val="NoSpacing"/>
        <w:spacing w:line="360" w:lineRule="auto"/>
        <w:rPr>
          <w:rFonts w:cstheme="minorHAnsi"/>
          <w:sz w:val="24"/>
          <w:szCs w:val="24"/>
        </w:rPr>
      </w:pPr>
    </w:p>
    <w:p w14:paraId="3D1A7D74" w14:textId="31EAE0B6" w:rsidR="00532A5C" w:rsidRDefault="00532A5C" w:rsidP="00B30B0C">
      <w:pPr>
        <w:pStyle w:val="NoSpacing"/>
        <w:spacing w:line="360" w:lineRule="auto"/>
        <w:rPr>
          <w:rFonts w:cstheme="minorHAnsi"/>
          <w:sz w:val="24"/>
          <w:szCs w:val="24"/>
        </w:rPr>
      </w:pPr>
      <w:r>
        <w:rPr>
          <w:rFonts w:cstheme="minorHAnsi"/>
          <w:sz w:val="24"/>
          <w:szCs w:val="24"/>
        </w:rPr>
        <w:t xml:space="preserve">Interestingly, in our database the tillage regime of the overall system had no effect on the weed suppression of the </w:t>
      </w:r>
      <w:commentRangeStart w:id="70"/>
      <w:r>
        <w:rPr>
          <w:rFonts w:cstheme="minorHAnsi"/>
          <w:sz w:val="24"/>
          <w:szCs w:val="24"/>
        </w:rPr>
        <w:t xml:space="preserve">CC </w:t>
      </w:r>
      <w:commentRangeEnd w:id="70"/>
      <w:r w:rsidR="00960BB2">
        <w:rPr>
          <w:rStyle w:val="CommentReference"/>
        </w:rPr>
        <w:commentReference w:id="70"/>
      </w:r>
      <w:r>
        <w:rPr>
          <w:rFonts w:cstheme="minorHAnsi"/>
          <w:sz w:val="24"/>
          <w:szCs w:val="24"/>
        </w:rPr>
        <w:t>(</w:t>
      </w:r>
      <w:r w:rsidR="00442DA9">
        <w:rPr>
          <w:rFonts w:cstheme="minorHAnsi"/>
          <w:color w:val="FF0000"/>
          <w:sz w:val="24"/>
          <w:szCs w:val="24"/>
        </w:rPr>
        <w:t>S3</w:t>
      </w:r>
      <w:r>
        <w:rPr>
          <w:rFonts w:cstheme="minorHAnsi"/>
          <w:sz w:val="24"/>
          <w:szCs w:val="24"/>
        </w:rPr>
        <w:t xml:space="preserve">). A previous </w:t>
      </w:r>
      <w:r>
        <w:rPr>
          <w:rFonts w:cstheme="minorHAnsi"/>
          <w:sz w:val="24"/>
          <w:szCs w:val="24"/>
        </w:rPr>
        <w:t xml:space="preserve">meta-analysis found cash crop diversification significantly reduced weed density, and this effect was amplified in no-till systems </w:t>
      </w:r>
      <w:r w:rsidRPr="007A4BFC">
        <w:rPr>
          <w:rFonts w:cs="Calibri"/>
          <w:noProof/>
          <w:sz w:val="24"/>
          <w:szCs w:val="24"/>
        </w:rPr>
        <w:t>(Weisberger et al. 2019)</w:t>
      </w:r>
      <w:r w:rsidRPr="007A4BFC">
        <w:rPr>
          <w:rFonts w:cs="Calibri"/>
          <w:sz w:val="24"/>
          <w:szCs w:val="24"/>
        </w:rPr>
        <w:t>.</w:t>
      </w:r>
      <w:r>
        <w:rPr>
          <w:rFonts w:cstheme="minorHAnsi"/>
          <w:sz w:val="24"/>
          <w:szCs w:val="24"/>
        </w:rPr>
        <w:t xml:space="preserve"> For CCs, which did not reduce weed density in our study, no-till </w:t>
      </w:r>
      <w:r w:rsidR="008971E4">
        <w:rPr>
          <w:rFonts w:cs="Calibri"/>
          <w:sz w:val="24"/>
          <w:szCs w:val="24"/>
        </w:rPr>
        <w:t xml:space="preserve">does not seem to </w:t>
      </w:r>
      <w:r>
        <w:rPr>
          <w:rFonts w:cstheme="minorHAnsi"/>
          <w:sz w:val="24"/>
          <w:szCs w:val="24"/>
        </w:rPr>
        <w:t xml:space="preserve">offer </w:t>
      </w:r>
      <w:r w:rsidR="008971E4">
        <w:rPr>
          <w:rFonts w:cs="Calibri"/>
          <w:sz w:val="24"/>
          <w:szCs w:val="24"/>
        </w:rPr>
        <w:t>any</w:t>
      </w:r>
      <w:r>
        <w:rPr>
          <w:rFonts w:cstheme="minorHAnsi"/>
          <w:sz w:val="24"/>
          <w:szCs w:val="24"/>
        </w:rPr>
        <w:t xml:space="preserve"> advantages </w:t>
      </w:r>
      <w:proofErr w:type="gramStart"/>
      <w:r>
        <w:rPr>
          <w:rFonts w:cstheme="minorHAnsi"/>
          <w:sz w:val="24"/>
          <w:szCs w:val="24"/>
        </w:rPr>
        <w:t>with regard to</w:t>
      </w:r>
      <w:proofErr w:type="gramEnd"/>
      <w:r>
        <w:rPr>
          <w:rFonts w:cstheme="minorHAnsi"/>
          <w:sz w:val="24"/>
          <w:szCs w:val="24"/>
        </w:rPr>
        <w:t xml:space="preserve"> weed control. This is likely because cash crop diversification and incorporation of CCs are affecting different phases of the weed cycle</w:t>
      </w:r>
      <w:r w:rsidR="008971E4">
        <w:rPr>
          <w:rFonts w:cs="Calibri"/>
          <w:sz w:val="24"/>
          <w:szCs w:val="24"/>
        </w:rPr>
        <w:t xml:space="preserve">. This is </w:t>
      </w:r>
      <w:r>
        <w:rPr>
          <w:rFonts w:cstheme="minorHAnsi"/>
          <w:sz w:val="24"/>
          <w:szCs w:val="24"/>
        </w:rPr>
        <w:t xml:space="preserve">exemplified by the fact that cash crop diversification </w:t>
      </w:r>
      <w:r w:rsidR="008971E4">
        <w:rPr>
          <w:rFonts w:cs="Calibri"/>
          <w:sz w:val="24"/>
          <w:szCs w:val="24"/>
        </w:rPr>
        <w:t xml:space="preserve">has was found to only </w:t>
      </w:r>
      <w:r w:rsidRPr="007A4BFC">
        <w:rPr>
          <w:rFonts w:cs="Calibri"/>
          <w:sz w:val="24"/>
          <w:szCs w:val="24"/>
        </w:rPr>
        <w:t>affect weed density</w:t>
      </w:r>
      <w:r w:rsidR="008971E4">
        <w:rPr>
          <w:rFonts w:cs="Calibri"/>
          <w:sz w:val="24"/>
          <w:szCs w:val="24"/>
        </w:rPr>
        <w:t xml:space="preserve"> </w:t>
      </w:r>
      <w:r w:rsidR="008971E4" w:rsidRPr="007A4BFC">
        <w:rPr>
          <w:rFonts w:cs="Calibri"/>
          <w:noProof/>
          <w:sz w:val="24"/>
          <w:szCs w:val="24"/>
        </w:rPr>
        <w:t>(Weisberger et al. 2019)</w:t>
      </w:r>
      <w:r w:rsidRPr="007A4BFC">
        <w:rPr>
          <w:rFonts w:cs="Calibri"/>
          <w:sz w:val="24"/>
          <w:szCs w:val="24"/>
        </w:rPr>
        <w:t>,</w:t>
      </w:r>
      <w:r w:rsidR="008971E4">
        <w:rPr>
          <w:rFonts w:cs="Calibri"/>
          <w:sz w:val="24"/>
          <w:szCs w:val="24"/>
        </w:rPr>
        <w:t xml:space="preserve"> whereas in our study </w:t>
      </w:r>
      <w:r w:rsidRPr="007A4BFC">
        <w:rPr>
          <w:rFonts w:cs="Calibri"/>
          <w:sz w:val="24"/>
          <w:szCs w:val="24"/>
        </w:rPr>
        <w:t>CC</w:t>
      </w:r>
      <w:r w:rsidR="008971E4">
        <w:rPr>
          <w:rFonts w:cs="Calibri"/>
          <w:sz w:val="24"/>
          <w:szCs w:val="24"/>
        </w:rPr>
        <w:t>s</w:t>
      </w:r>
      <w:r w:rsidRPr="007A4BFC">
        <w:rPr>
          <w:rFonts w:cs="Calibri"/>
          <w:sz w:val="24"/>
          <w:szCs w:val="24"/>
        </w:rPr>
        <w:t xml:space="preserve"> </w:t>
      </w:r>
      <w:r>
        <w:rPr>
          <w:rFonts w:cstheme="minorHAnsi"/>
          <w:sz w:val="24"/>
          <w:szCs w:val="24"/>
        </w:rPr>
        <w:t xml:space="preserve">only </w:t>
      </w:r>
      <w:r w:rsidR="008971E4">
        <w:rPr>
          <w:rFonts w:cs="Calibri"/>
          <w:sz w:val="24"/>
          <w:szCs w:val="24"/>
        </w:rPr>
        <w:t>affected</w:t>
      </w:r>
      <w:r>
        <w:rPr>
          <w:rFonts w:cstheme="minorHAnsi"/>
          <w:sz w:val="24"/>
          <w:szCs w:val="24"/>
        </w:rPr>
        <w:t xml:space="preserve"> weed bioma</w:t>
      </w:r>
      <w:commentRangeStart w:id="71"/>
      <w:r>
        <w:rPr>
          <w:rFonts w:cstheme="minorHAnsi"/>
          <w:sz w:val="24"/>
          <w:szCs w:val="24"/>
        </w:rPr>
        <w:t>ss</w:t>
      </w:r>
      <w:commentRangeEnd w:id="71"/>
      <w:r w:rsidR="008971E4">
        <w:rPr>
          <w:rStyle w:val="CommentReference"/>
        </w:rPr>
        <w:commentReference w:id="71"/>
      </w:r>
      <w:r>
        <w:rPr>
          <w:rFonts w:cstheme="minorHAnsi"/>
          <w:sz w:val="24"/>
          <w:szCs w:val="24"/>
        </w:rPr>
        <w:t>.</w:t>
      </w:r>
    </w:p>
    <w:p w14:paraId="6F751026" w14:textId="77777777" w:rsidR="00532A5C" w:rsidRPr="007A4BFC" w:rsidRDefault="00532A5C" w:rsidP="00B30B0C">
      <w:pPr>
        <w:pStyle w:val="NoSpacing"/>
        <w:spacing w:line="360" w:lineRule="auto"/>
        <w:rPr>
          <w:ins w:id="72" w:author="Martinez-Feria, Rafael" w:date="2020-02-22T20:02:00Z"/>
          <w:rFonts w:cs="Calibri"/>
          <w:color w:val="FF0000"/>
          <w:sz w:val="24"/>
          <w:szCs w:val="24"/>
        </w:rPr>
      </w:pPr>
      <w:ins w:id="73" w:author="Martinez-Feria, Rafael" w:date="2020-02-22T20:02:00Z">
        <w:r w:rsidRPr="007A4BFC">
          <w:rPr>
            <w:rFonts w:cs="Calibri"/>
            <w:color w:val="FF0000"/>
            <w:sz w:val="24"/>
            <w:szCs w:val="24"/>
          </w:rPr>
          <w:t xml:space="preserve">  </w:t>
        </w:r>
      </w:ins>
    </w:p>
    <w:p w14:paraId="78F97F02" w14:textId="77777777" w:rsidR="00532A5C" w:rsidRPr="007A4BFC" w:rsidRDefault="00532A5C" w:rsidP="00B30B0C">
      <w:pPr>
        <w:pStyle w:val="NoSpacing"/>
        <w:spacing w:line="360" w:lineRule="auto"/>
        <w:rPr>
          <w:ins w:id="74" w:author="Martinez-Feria, Rafael" w:date="2020-02-22T20:02:00Z"/>
          <w:rFonts w:cs="Calibri"/>
          <w:sz w:val="24"/>
          <w:szCs w:val="24"/>
        </w:rPr>
      </w:pPr>
      <w:ins w:id="75" w:author="Martinez-Feria, Rafael" w:date="2020-02-22T20:02:00Z">
        <w:r w:rsidRPr="007A4BFC">
          <w:rPr>
            <w:rFonts w:cs="Calibri"/>
            <w:sz w:val="24"/>
            <w:szCs w:val="24"/>
          </w:rPr>
          <w:lastRenderedPageBreak/>
          <w:t>The CC biomass was an important predictor for weed suppression in our analysis</w:t>
        </w:r>
      </w:ins>
      <w:ins w:id="76" w:author="Martinez-Feria, Rafael" w:date="2020-02-13T12:35:00Z">
        <w:r w:rsidR="00960BB2">
          <w:rPr>
            <w:rFonts w:cs="Calibri"/>
            <w:sz w:val="24"/>
            <w:szCs w:val="24"/>
          </w:rPr>
          <w:t xml:space="preserve">, which agrees with findings from </w:t>
        </w:r>
      </w:ins>
      <w:del w:id="77" w:author="Martinez-Feria, Rafael" w:date="2020-02-13T12:35:00Z">
        <w:r w:rsidRPr="007A4BFC" w:rsidDel="00960BB2">
          <w:rPr>
            <w:rFonts w:cs="Calibri"/>
            <w:sz w:val="24"/>
            <w:szCs w:val="24"/>
          </w:rPr>
          <w:delText xml:space="preserve"> and </w:delText>
        </w:r>
      </w:del>
      <w:ins w:id="78" w:author="Martinez-Feria, Rafael" w:date="2020-02-22T20:02:00Z">
        <w:r w:rsidRPr="007A4BFC">
          <w:rPr>
            <w:rFonts w:cs="Calibri"/>
            <w:sz w:val="24"/>
            <w:szCs w:val="24"/>
          </w:rPr>
          <w:t xml:space="preserve">previous studies </w:t>
        </w:r>
        <w:r w:rsidRPr="007A4BFC">
          <w:rPr>
            <w:rFonts w:cs="Calibri"/>
            <w:noProof/>
            <w:sz w:val="24"/>
            <w:szCs w:val="24"/>
          </w:rPr>
          <w:t>(Mirsky et al. 2013; Baraibar et al. 2018)</w:t>
        </w:r>
        <w:r w:rsidRPr="007A4BFC">
          <w:rPr>
            <w:rFonts w:cs="Calibri"/>
            <w:sz w:val="24"/>
            <w:szCs w:val="24"/>
          </w:rPr>
          <w:t xml:space="preserve">. Because herbicide-based termination leaves CC biomass on the soil surface, </w:t>
        </w:r>
      </w:ins>
      <w:del w:id="79" w:author="Martinez-Feria, Rafael" w:date="2020-02-13T12:35:00Z">
        <w:r w:rsidRPr="007A4BFC" w:rsidDel="00960BB2">
          <w:rPr>
            <w:rFonts w:cs="Calibri"/>
            <w:sz w:val="24"/>
            <w:szCs w:val="24"/>
          </w:rPr>
          <w:delText xml:space="preserve">it was surprising </w:delText>
        </w:r>
      </w:del>
      <w:ins w:id="80" w:author="Martinez-Feria, Rafael" w:date="2020-02-13T12:35:00Z">
        <w:r w:rsidR="00960BB2">
          <w:rPr>
            <w:rFonts w:cs="Calibri"/>
            <w:sz w:val="24"/>
            <w:szCs w:val="24"/>
          </w:rPr>
          <w:t>we expected t</w:t>
        </w:r>
      </w:ins>
      <w:ins w:id="81" w:author="Martinez-Feria, Rafael" w:date="2020-02-13T12:36:00Z">
        <w:r w:rsidR="00960BB2">
          <w:rPr>
            <w:rFonts w:cs="Calibri"/>
            <w:sz w:val="24"/>
            <w:szCs w:val="24"/>
          </w:rPr>
          <w:t xml:space="preserve">hat </w:t>
        </w:r>
      </w:ins>
      <w:ins w:id="82" w:author="Martinez-Feria, Rafael" w:date="2020-02-22T20:02:00Z">
        <w:r w:rsidRPr="007A4BFC">
          <w:rPr>
            <w:rFonts w:cs="Calibri"/>
            <w:sz w:val="24"/>
            <w:szCs w:val="24"/>
          </w:rPr>
          <w:t xml:space="preserve">herbicide termination </w:t>
        </w:r>
      </w:ins>
      <w:ins w:id="83" w:author="Martinez-Feria, Rafael" w:date="2020-02-13T12:36:00Z">
        <w:r w:rsidR="00960BB2">
          <w:rPr>
            <w:rFonts w:cs="Calibri"/>
            <w:sz w:val="24"/>
            <w:szCs w:val="24"/>
          </w:rPr>
          <w:t xml:space="preserve">would </w:t>
        </w:r>
      </w:ins>
      <w:del w:id="84" w:author="Martinez-Feria, Rafael" w:date="2020-02-13T12:36:00Z">
        <w:r w:rsidRPr="007A4BFC" w:rsidDel="00960BB2">
          <w:rPr>
            <w:rFonts w:cs="Calibri"/>
            <w:sz w:val="24"/>
            <w:szCs w:val="24"/>
          </w:rPr>
          <w:delText xml:space="preserve">did not </w:delText>
        </w:r>
      </w:del>
      <w:ins w:id="85" w:author="Martinez-Feria, Rafael" w:date="2020-02-22T20:02:00Z">
        <w:r w:rsidRPr="007A4BFC">
          <w:rPr>
            <w:rFonts w:cs="Calibri"/>
            <w:sz w:val="24"/>
            <w:szCs w:val="24"/>
          </w:rPr>
          <w:t>enhance CC-induced weed suppression.</w:t>
        </w:r>
      </w:ins>
      <w:ins w:id="86" w:author="Martinez-Feria, Rafael" w:date="2020-02-13T12:36:00Z">
        <w:r w:rsidR="00960BB2">
          <w:rPr>
            <w:rFonts w:cs="Calibri"/>
            <w:sz w:val="24"/>
            <w:szCs w:val="24"/>
          </w:rPr>
          <w:t xml:space="preserve"> Yet, this was not the case (p-value???).</w:t>
        </w:r>
      </w:ins>
      <w:ins w:id="87" w:author="Martinez-Feria, Rafael" w:date="2020-02-22T20:02:00Z">
        <w:r w:rsidRPr="007A4BFC">
          <w:rPr>
            <w:rFonts w:cs="Calibri"/>
            <w:sz w:val="24"/>
            <w:szCs w:val="24"/>
          </w:rPr>
          <w:t xml:space="preserve"> The lack of significance </w:t>
        </w:r>
      </w:ins>
      <w:del w:id="88" w:author="Martinez-Feria, Rafael" w:date="2020-02-13T12:37:00Z">
        <w:r w:rsidRPr="007A4BFC" w:rsidDel="00960BB2">
          <w:rPr>
            <w:rFonts w:cs="Calibri"/>
            <w:sz w:val="24"/>
            <w:szCs w:val="24"/>
          </w:rPr>
          <w:delText xml:space="preserve">of </w:delText>
        </w:r>
      </w:del>
      <w:ins w:id="89" w:author="Martinez-Feria, Rafael" w:date="2020-02-13T12:37:00Z">
        <w:r w:rsidR="00960BB2">
          <w:rPr>
            <w:rFonts w:cs="Calibri"/>
            <w:sz w:val="24"/>
            <w:szCs w:val="24"/>
          </w:rPr>
          <w:t>for</w:t>
        </w:r>
        <w:r w:rsidR="00960BB2" w:rsidRPr="007A4BFC">
          <w:rPr>
            <w:rFonts w:cs="Calibri"/>
            <w:sz w:val="24"/>
            <w:szCs w:val="24"/>
          </w:rPr>
          <w:t xml:space="preserve"> </w:t>
        </w:r>
      </w:ins>
      <w:ins w:id="90" w:author="Martinez-Feria, Rafael" w:date="2020-02-22T20:02:00Z">
        <w:r w:rsidRPr="007A4BFC">
          <w:rPr>
            <w:rFonts w:cs="Calibri"/>
            <w:sz w:val="24"/>
            <w:szCs w:val="24"/>
          </w:rPr>
          <w:t xml:space="preserve">termination method may indicate </w:t>
        </w:r>
      </w:ins>
      <w:ins w:id="91" w:author="Martinez-Feria, Rafael" w:date="2020-02-13T12:37:00Z">
        <w:r w:rsidR="00960BB2">
          <w:rPr>
            <w:rFonts w:cs="Calibri"/>
            <w:sz w:val="24"/>
            <w:szCs w:val="24"/>
          </w:rPr>
          <w:t xml:space="preserve">that </w:t>
        </w:r>
      </w:ins>
      <w:ins w:id="92" w:author="Martinez-Feria, Rafael" w:date="2020-02-22T20:02:00Z">
        <w:r w:rsidRPr="007A4BFC">
          <w:rPr>
            <w:rFonts w:cs="Calibri"/>
            <w:sz w:val="24"/>
            <w:szCs w:val="24"/>
          </w:rPr>
          <w:t xml:space="preserve">both allelopathy and physical interference with weed growth are </w:t>
        </w:r>
        <w:r w:rsidR="00CD7F6E" w:rsidRPr="007A4BFC">
          <w:rPr>
            <w:rFonts w:cs="Calibri"/>
            <w:sz w:val="24"/>
            <w:szCs w:val="24"/>
          </w:rPr>
          <w:t>i</w:t>
        </w:r>
        <w:r w:rsidRPr="007A4BFC">
          <w:rPr>
            <w:rFonts w:cs="Calibri"/>
            <w:sz w:val="24"/>
            <w:szCs w:val="24"/>
          </w:rPr>
          <w:t xml:space="preserve">mportant components of CC weed suppression. </w:t>
        </w:r>
      </w:ins>
    </w:p>
    <w:p w14:paraId="168A5DA6" w14:textId="77777777" w:rsidR="00532A5C" w:rsidRPr="007A4BFC" w:rsidRDefault="00532A5C" w:rsidP="00B30B0C">
      <w:pPr>
        <w:pStyle w:val="NoSpacing"/>
        <w:spacing w:line="360" w:lineRule="auto"/>
        <w:rPr>
          <w:rFonts w:cs="Calibri"/>
          <w:sz w:val="24"/>
          <w:szCs w:val="24"/>
        </w:rPr>
      </w:pPr>
    </w:p>
    <w:p w14:paraId="55376EC3" w14:textId="77777777" w:rsidR="00D63120" w:rsidRPr="007A4BFC" w:rsidRDefault="002F0521" w:rsidP="00B30B0C">
      <w:pPr>
        <w:pStyle w:val="NoSpacing"/>
        <w:spacing w:line="360" w:lineRule="auto"/>
        <w:rPr>
          <w:rFonts w:cs="Calibri"/>
          <w:i/>
          <w:sz w:val="24"/>
          <w:szCs w:val="24"/>
          <w:u w:val="single"/>
        </w:rPr>
      </w:pPr>
      <w:r w:rsidRPr="007A4BFC">
        <w:rPr>
          <w:rFonts w:cs="Calibri"/>
          <w:i/>
          <w:sz w:val="24"/>
          <w:szCs w:val="24"/>
          <w:u w:val="single"/>
        </w:rPr>
        <w:t>3.3.</w:t>
      </w:r>
      <w:r w:rsidR="00532A5C" w:rsidRPr="007A4BFC">
        <w:rPr>
          <w:rFonts w:cs="Calibri"/>
          <w:i/>
          <w:sz w:val="24"/>
          <w:szCs w:val="24"/>
          <w:u w:val="single"/>
        </w:rPr>
        <w:t>3</w:t>
      </w:r>
      <w:r w:rsidRPr="007A4BFC">
        <w:rPr>
          <w:rFonts w:cs="Calibri"/>
          <w:i/>
          <w:sz w:val="24"/>
          <w:szCs w:val="24"/>
          <w:u w:val="single"/>
        </w:rPr>
        <w:t xml:space="preserve"> </w:t>
      </w:r>
      <w:r w:rsidR="00D63120" w:rsidRPr="007A4BFC">
        <w:rPr>
          <w:rFonts w:cs="Calibri"/>
          <w:i/>
          <w:sz w:val="24"/>
          <w:szCs w:val="24"/>
          <w:u w:val="single"/>
        </w:rPr>
        <w:t>Cover crop biomass</w:t>
      </w:r>
    </w:p>
    <w:p w14:paraId="4AA1174A" w14:textId="77777777" w:rsidR="00E43281" w:rsidRPr="007A4BFC" w:rsidRDefault="00E43281" w:rsidP="00B30B0C">
      <w:pPr>
        <w:pStyle w:val="NoSpacing"/>
        <w:spacing w:line="360" w:lineRule="auto"/>
        <w:rPr>
          <w:rFonts w:cs="Calibri"/>
          <w:i/>
          <w:sz w:val="24"/>
          <w:szCs w:val="24"/>
          <w:u w:val="single"/>
        </w:rPr>
      </w:pPr>
    </w:p>
    <w:p w14:paraId="210753AB" w14:textId="1634AC28" w:rsidR="00D63C4B" w:rsidRDefault="00D63120" w:rsidP="00D2307F">
      <w:pPr>
        <w:pStyle w:val="NoSpacing"/>
        <w:spacing w:line="360" w:lineRule="auto"/>
        <w:rPr>
          <w:rFonts w:cs="Calibri"/>
          <w:sz w:val="24"/>
          <w:szCs w:val="24"/>
        </w:rPr>
      </w:pPr>
      <w:r w:rsidRPr="007A4BFC">
        <w:rPr>
          <w:rFonts w:cs="Calibri"/>
          <w:sz w:val="24"/>
          <w:szCs w:val="24"/>
        </w:rPr>
        <w:t>The management factor</w:t>
      </w:r>
      <w:r w:rsidR="00110A5F" w:rsidRPr="007A4BFC">
        <w:rPr>
          <w:rFonts w:cs="Calibri"/>
          <w:sz w:val="24"/>
          <w:szCs w:val="24"/>
        </w:rPr>
        <w:t xml:space="preserve">s </w:t>
      </w:r>
      <w:r w:rsidR="00CD7F6E" w:rsidRPr="007A4BFC">
        <w:rPr>
          <w:rFonts w:cs="Calibri"/>
          <w:sz w:val="24"/>
          <w:szCs w:val="24"/>
        </w:rPr>
        <w:t xml:space="preserve">most </w:t>
      </w:r>
      <w:r w:rsidR="00110A5F" w:rsidRPr="007A4BFC">
        <w:rPr>
          <w:rFonts w:cs="Calibri"/>
          <w:sz w:val="24"/>
          <w:szCs w:val="24"/>
        </w:rPr>
        <w:t>affecting CC</w:t>
      </w:r>
      <w:r w:rsidR="00E61399" w:rsidRPr="007A4BFC">
        <w:rPr>
          <w:rFonts w:cs="Calibri"/>
          <w:sz w:val="24"/>
          <w:szCs w:val="24"/>
        </w:rPr>
        <w:t xml:space="preserve">-induced </w:t>
      </w:r>
      <w:r w:rsidR="00110A5F" w:rsidRPr="007A4BFC">
        <w:rPr>
          <w:rFonts w:cs="Calibri"/>
          <w:sz w:val="24"/>
          <w:szCs w:val="24"/>
        </w:rPr>
        <w:t xml:space="preserve">weed </w:t>
      </w:r>
      <w:r w:rsidR="00E61399" w:rsidRPr="007A4BFC">
        <w:rPr>
          <w:rFonts w:cs="Calibri"/>
          <w:sz w:val="24"/>
          <w:szCs w:val="24"/>
        </w:rPr>
        <w:t xml:space="preserve">control </w:t>
      </w:r>
      <w:r w:rsidR="00110A5F" w:rsidRPr="007A4BFC">
        <w:rPr>
          <w:rFonts w:cs="Calibri"/>
          <w:sz w:val="24"/>
          <w:szCs w:val="24"/>
        </w:rPr>
        <w:t>w</w:t>
      </w:r>
      <w:r w:rsidR="00E61399" w:rsidRPr="007A4BFC">
        <w:rPr>
          <w:rFonts w:cs="Calibri"/>
          <w:sz w:val="24"/>
          <w:szCs w:val="24"/>
        </w:rPr>
        <w:t>ere</w:t>
      </w:r>
      <w:r w:rsidR="00110A5F" w:rsidRPr="007A4BFC">
        <w:rPr>
          <w:rFonts w:cs="Calibri"/>
          <w:sz w:val="24"/>
          <w:szCs w:val="24"/>
        </w:rPr>
        <w:t xml:space="preserve"> CC type and CC biomass at termination. The</w:t>
      </w:r>
      <w:r w:rsidR="00960BB2">
        <w:rPr>
          <w:rFonts w:cs="Calibri"/>
          <w:sz w:val="24"/>
          <w:szCs w:val="24"/>
        </w:rPr>
        <w:t xml:space="preserve"> </w:t>
      </w:r>
      <w:r w:rsidR="00110A5F" w:rsidRPr="007A4BFC">
        <w:rPr>
          <w:rFonts w:cs="Calibri"/>
          <w:sz w:val="24"/>
          <w:szCs w:val="24"/>
        </w:rPr>
        <w:t>interaction</w:t>
      </w:r>
      <w:r w:rsidR="00960BB2">
        <w:rPr>
          <w:rFonts w:cs="Calibri"/>
          <w:sz w:val="24"/>
          <w:szCs w:val="24"/>
        </w:rPr>
        <w:t xml:space="preserve"> </w:t>
      </w:r>
      <w:proofErr w:type="gramStart"/>
      <w:r w:rsidR="00960BB2">
        <w:rPr>
          <w:rFonts w:cs="Calibri"/>
          <w:sz w:val="24"/>
          <w:szCs w:val="24"/>
        </w:rPr>
        <w:t>between</w:t>
      </w:r>
      <w:r w:rsidR="00960BB2" w:rsidRPr="00960BB2">
        <w:t xml:space="preserve"> </w:t>
      </w:r>
      <w:r w:rsidR="00960BB2" w:rsidRPr="00960BB2">
        <w:rPr>
          <w:rFonts w:cs="Calibri"/>
          <w:sz w:val="24"/>
          <w:szCs w:val="24"/>
        </w:rPr>
        <w:t xml:space="preserve"> CC</w:t>
      </w:r>
      <w:proofErr w:type="gramEnd"/>
      <w:r w:rsidR="00960BB2" w:rsidRPr="00960BB2">
        <w:rPr>
          <w:rFonts w:cs="Calibri"/>
          <w:sz w:val="24"/>
          <w:szCs w:val="24"/>
        </w:rPr>
        <w:t xml:space="preserve"> biomass </w:t>
      </w:r>
      <w:r w:rsidR="00960BB2">
        <w:rPr>
          <w:rFonts w:cs="Calibri"/>
          <w:sz w:val="24"/>
          <w:szCs w:val="24"/>
        </w:rPr>
        <w:t xml:space="preserve">and </w:t>
      </w:r>
      <w:r w:rsidR="00960BB2" w:rsidRPr="00960BB2">
        <w:rPr>
          <w:rFonts w:cs="Calibri"/>
          <w:sz w:val="24"/>
          <w:szCs w:val="24"/>
        </w:rPr>
        <w:t>CC type</w:t>
      </w:r>
      <w:r w:rsidR="00960BB2">
        <w:rPr>
          <w:rFonts w:cs="Calibri"/>
          <w:sz w:val="24"/>
          <w:szCs w:val="24"/>
        </w:rPr>
        <w:t xml:space="preserve"> was not significant (p-value???),</w:t>
      </w:r>
      <w:r w:rsidR="00110A5F" w:rsidRPr="007A4BFC">
        <w:rPr>
          <w:rFonts w:cs="Calibri"/>
          <w:sz w:val="24"/>
          <w:szCs w:val="24"/>
        </w:rPr>
        <w:t xml:space="preserve"> meaning </w:t>
      </w:r>
      <w:r w:rsidR="00C7658B" w:rsidRPr="007A4BFC">
        <w:rPr>
          <w:rFonts w:cs="Calibri"/>
          <w:sz w:val="24"/>
          <w:szCs w:val="24"/>
        </w:rPr>
        <w:t xml:space="preserve">weed biomass is negatively associated with CC biomass regardless of CC type. </w:t>
      </w:r>
      <w:r w:rsidR="00E84551" w:rsidRPr="007A4BFC">
        <w:rPr>
          <w:rFonts w:cs="Calibri"/>
          <w:sz w:val="24"/>
          <w:szCs w:val="24"/>
        </w:rPr>
        <w:t xml:space="preserve">We </w:t>
      </w:r>
      <w:r w:rsidR="00D63C4B">
        <w:rPr>
          <w:rFonts w:cs="Calibri"/>
          <w:sz w:val="24"/>
          <w:szCs w:val="24"/>
        </w:rPr>
        <w:t xml:space="preserve">also </w:t>
      </w:r>
      <w:r w:rsidR="00E84551" w:rsidRPr="007A4BFC">
        <w:rPr>
          <w:rFonts w:cs="Calibri"/>
          <w:sz w:val="24"/>
          <w:szCs w:val="24"/>
        </w:rPr>
        <w:t xml:space="preserve">found </w:t>
      </w:r>
      <w:r w:rsidR="00D63C4B">
        <w:rPr>
          <w:rFonts w:cs="Calibri"/>
          <w:sz w:val="24"/>
          <w:szCs w:val="24"/>
        </w:rPr>
        <w:t xml:space="preserve">that </w:t>
      </w:r>
      <w:r w:rsidR="009C6443" w:rsidRPr="007A4BFC">
        <w:rPr>
          <w:rFonts w:cs="Calibri"/>
          <w:sz w:val="24"/>
          <w:szCs w:val="24"/>
        </w:rPr>
        <w:t>5</w:t>
      </w:r>
      <w:r w:rsidR="00E84551" w:rsidRPr="007A4BFC">
        <w:rPr>
          <w:rFonts w:cs="Calibri"/>
          <w:sz w:val="24"/>
          <w:szCs w:val="24"/>
        </w:rPr>
        <w:t xml:space="preserve"> Mg ha</w:t>
      </w:r>
      <w:r w:rsidR="00E84551" w:rsidRPr="007A4BFC">
        <w:rPr>
          <w:rFonts w:cs="Calibri"/>
          <w:sz w:val="24"/>
          <w:szCs w:val="24"/>
          <w:vertAlign w:val="superscript"/>
        </w:rPr>
        <w:t>-1</w:t>
      </w:r>
      <w:r w:rsidR="00E84551" w:rsidRPr="007A4BFC">
        <w:rPr>
          <w:rFonts w:cs="Calibri"/>
          <w:sz w:val="24"/>
          <w:szCs w:val="24"/>
        </w:rPr>
        <w:t xml:space="preserve"> of biomass</w:t>
      </w:r>
      <w:r w:rsidR="00D63C4B">
        <w:rPr>
          <w:rFonts w:cs="Calibri"/>
          <w:sz w:val="24"/>
          <w:szCs w:val="24"/>
        </w:rPr>
        <w:t xml:space="preserve"> at termination</w:t>
      </w:r>
      <w:r w:rsidR="00E84551" w:rsidRPr="007A4BFC">
        <w:rPr>
          <w:rFonts w:cs="Calibri"/>
          <w:sz w:val="24"/>
          <w:szCs w:val="24"/>
        </w:rPr>
        <w:t xml:space="preserve"> </w:t>
      </w:r>
      <w:r w:rsidR="009C6443" w:rsidRPr="007A4BFC">
        <w:rPr>
          <w:rFonts w:cs="Calibri"/>
          <w:sz w:val="24"/>
          <w:szCs w:val="24"/>
        </w:rPr>
        <w:t>reduce</w:t>
      </w:r>
      <w:r w:rsidR="00D63C4B">
        <w:rPr>
          <w:rFonts w:cs="Calibri"/>
          <w:sz w:val="24"/>
          <w:szCs w:val="24"/>
        </w:rPr>
        <w:t>d</w:t>
      </w:r>
      <w:r w:rsidR="009C6443" w:rsidRPr="007A4BFC">
        <w:rPr>
          <w:rFonts w:cs="Calibri"/>
          <w:sz w:val="24"/>
          <w:szCs w:val="24"/>
        </w:rPr>
        <w:t xml:space="preserve"> weed biomass by 75% for grass CCs, </w:t>
      </w:r>
      <w:r w:rsidR="00D63C4B">
        <w:rPr>
          <w:rFonts w:cs="Calibri"/>
          <w:sz w:val="24"/>
          <w:szCs w:val="24"/>
        </w:rPr>
        <w:t xml:space="preserve">although this was </w:t>
      </w:r>
      <w:r w:rsidR="009C6443" w:rsidRPr="007A4BFC">
        <w:rPr>
          <w:rFonts w:cs="Calibri"/>
          <w:sz w:val="24"/>
          <w:szCs w:val="24"/>
        </w:rPr>
        <w:t>only 40% for non-grass CCs</w:t>
      </w:r>
      <w:r w:rsidR="00E84551" w:rsidRPr="007A4BFC">
        <w:rPr>
          <w:rFonts w:cs="Calibri"/>
          <w:sz w:val="24"/>
          <w:szCs w:val="24"/>
        </w:rPr>
        <w:t xml:space="preserve"> (Fig</w:t>
      </w:r>
      <w:r w:rsidR="00234C19" w:rsidRPr="007A4BFC">
        <w:rPr>
          <w:rFonts w:cs="Calibri"/>
          <w:sz w:val="24"/>
          <w:szCs w:val="24"/>
        </w:rPr>
        <w:t>. 3</w:t>
      </w:r>
      <w:r w:rsidR="00E84551" w:rsidRPr="007A4BFC">
        <w:rPr>
          <w:rFonts w:cs="Calibri"/>
          <w:sz w:val="24"/>
          <w:szCs w:val="24"/>
        </w:rPr>
        <w:t xml:space="preserve">). </w:t>
      </w:r>
    </w:p>
    <w:p w14:paraId="31217C2C" w14:textId="77777777" w:rsidR="00D63C4B" w:rsidRDefault="00D63C4B" w:rsidP="00D2307F">
      <w:pPr>
        <w:pStyle w:val="NoSpacing"/>
        <w:spacing w:line="360" w:lineRule="auto"/>
        <w:rPr>
          <w:rFonts w:cs="Calibri"/>
          <w:sz w:val="24"/>
          <w:szCs w:val="24"/>
        </w:rPr>
      </w:pPr>
    </w:p>
    <w:p w14:paraId="6CA56E89" w14:textId="6674F0DE" w:rsidR="00960BB2" w:rsidRPr="00D2307F" w:rsidRDefault="00D2307F" w:rsidP="00D2307F">
      <w:pPr>
        <w:pStyle w:val="NoSpacing"/>
        <w:spacing w:line="360" w:lineRule="auto"/>
        <w:rPr>
          <w:ins w:id="93" w:author="Martinez-Feria, Rafael" w:date="2020-02-13T12:41:00Z"/>
          <w:rFonts w:eastAsia="Times New Roman" w:cs="Calibri"/>
          <w:sz w:val="24"/>
          <w:szCs w:val="24"/>
          <w:rPrChange w:id="94" w:author="Martinez-Feria, Rafael" w:date="2020-02-13T12:51:00Z">
            <w:rPr>
              <w:ins w:id="95" w:author="Martinez-Feria, Rafael" w:date="2020-02-13T12:41:00Z"/>
              <w:rFonts w:cs="Calibri"/>
              <w:sz w:val="24"/>
              <w:szCs w:val="24"/>
            </w:rPr>
          </w:rPrChange>
        </w:rPr>
      </w:pPr>
      <w:r>
        <w:rPr>
          <w:rFonts w:cs="Calibri"/>
          <w:sz w:val="24"/>
          <w:szCs w:val="24"/>
        </w:rPr>
        <w:t xml:space="preserve">Here, we assume that 75% reduction in weed biomass </w:t>
      </w:r>
      <w:commentRangeStart w:id="96"/>
      <w:r w:rsidRPr="007A4BFC">
        <w:rPr>
          <w:rFonts w:eastAsia="Times New Roman" w:cs="Calibri"/>
          <w:sz w:val="24"/>
          <w:szCs w:val="24"/>
        </w:rPr>
        <w:t>constitutes ‘</w:t>
      </w:r>
      <w:r>
        <w:rPr>
          <w:rFonts w:eastAsia="Times New Roman" w:cs="Calibri"/>
          <w:sz w:val="24"/>
          <w:szCs w:val="24"/>
        </w:rPr>
        <w:t>sufficient</w:t>
      </w:r>
      <w:r w:rsidRPr="007A4BFC">
        <w:rPr>
          <w:rFonts w:eastAsia="Times New Roman" w:cs="Calibri"/>
          <w:sz w:val="24"/>
          <w:szCs w:val="24"/>
        </w:rPr>
        <w:t>’ weed</w:t>
      </w:r>
      <w:r>
        <w:rPr>
          <w:rFonts w:eastAsia="Times New Roman" w:cs="Calibri"/>
          <w:sz w:val="24"/>
          <w:szCs w:val="24"/>
        </w:rPr>
        <w:t xml:space="preserve"> control, but we acknowledge that this threshold can be a matter of some debate</w:t>
      </w:r>
      <w:r w:rsidRPr="007A4BFC">
        <w:rPr>
          <w:rFonts w:eastAsia="Times New Roman" w:cs="Calibri"/>
          <w:sz w:val="24"/>
          <w:szCs w:val="24"/>
        </w:rPr>
        <w:t>.</w:t>
      </w:r>
      <w:commentRangeStart w:id="97"/>
      <w:r w:rsidRPr="007A4BFC">
        <w:rPr>
          <w:rFonts w:eastAsia="Times New Roman" w:cs="Calibri"/>
          <w:sz w:val="24"/>
          <w:szCs w:val="24"/>
        </w:rPr>
        <w:t xml:space="preserve"> </w:t>
      </w:r>
      <w:r>
        <w:rPr>
          <w:rFonts w:eastAsia="Times New Roman" w:cs="Calibri"/>
          <w:sz w:val="24"/>
          <w:szCs w:val="24"/>
        </w:rPr>
        <w:t>W</w:t>
      </w:r>
      <w:r w:rsidRPr="007A4BFC">
        <w:rPr>
          <w:rFonts w:eastAsia="Times New Roman" w:cs="Calibri"/>
          <w:sz w:val="24"/>
          <w:szCs w:val="24"/>
        </w:rPr>
        <w:t xml:space="preserve">eed density reductions </w:t>
      </w:r>
      <w:r>
        <w:rPr>
          <w:rFonts w:eastAsia="Times New Roman" w:cs="Calibri"/>
          <w:sz w:val="24"/>
          <w:szCs w:val="24"/>
        </w:rPr>
        <w:t>upwards of 90% (</w:t>
      </w:r>
      <w:r w:rsidRPr="007A4BFC">
        <w:rPr>
          <w:rFonts w:eastAsia="Times New Roman" w:cs="Calibri"/>
          <w:sz w:val="24"/>
          <w:szCs w:val="24"/>
        </w:rPr>
        <w:t xml:space="preserve">comparable to herbicide effectiveness) are </w:t>
      </w:r>
      <w:r>
        <w:rPr>
          <w:rFonts w:eastAsia="Times New Roman" w:cs="Calibri"/>
          <w:sz w:val="24"/>
          <w:szCs w:val="24"/>
        </w:rPr>
        <w:t xml:space="preserve">needed </w:t>
      </w:r>
      <w:r w:rsidRPr="00D2307F">
        <w:rPr>
          <w:rFonts w:eastAsia="Times New Roman" w:cs="Calibri"/>
          <w:sz w:val="24"/>
          <w:szCs w:val="24"/>
        </w:rPr>
        <w:t>to prevent increase</w:t>
      </w:r>
      <w:r>
        <w:rPr>
          <w:rFonts w:eastAsia="Times New Roman" w:cs="Calibri"/>
          <w:sz w:val="24"/>
          <w:szCs w:val="24"/>
        </w:rPr>
        <w:t>s</w:t>
      </w:r>
      <w:r w:rsidRPr="00D2307F">
        <w:rPr>
          <w:rFonts w:eastAsia="Times New Roman" w:cs="Calibri"/>
          <w:sz w:val="24"/>
          <w:szCs w:val="24"/>
        </w:rPr>
        <w:t xml:space="preserve"> </w:t>
      </w:r>
      <w:r>
        <w:rPr>
          <w:rFonts w:eastAsia="Times New Roman" w:cs="Calibri"/>
          <w:sz w:val="24"/>
          <w:szCs w:val="24"/>
        </w:rPr>
        <w:t xml:space="preserve">in weed </w:t>
      </w:r>
      <w:r w:rsidRPr="00D2307F">
        <w:rPr>
          <w:rFonts w:eastAsia="Times New Roman" w:cs="Calibri"/>
          <w:sz w:val="24"/>
          <w:szCs w:val="24"/>
        </w:rPr>
        <w:t>seed</w:t>
      </w:r>
      <w:r>
        <w:rPr>
          <w:rFonts w:eastAsia="Times New Roman" w:cs="Calibri"/>
          <w:sz w:val="24"/>
          <w:szCs w:val="24"/>
        </w:rPr>
        <w:t xml:space="preserve"> </w:t>
      </w:r>
      <w:r w:rsidRPr="00D2307F">
        <w:rPr>
          <w:rFonts w:eastAsia="Times New Roman" w:cs="Calibri"/>
          <w:sz w:val="24"/>
          <w:szCs w:val="24"/>
        </w:rPr>
        <w:t>bank</w:t>
      </w:r>
      <w:r>
        <w:rPr>
          <w:rFonts w:eastAsia="Times New Roman" w:cs="Calibri"/>
          <w:sz w:val="24"/>
          <w:szCs w:val="24"/>
        </w:rPr>
        <w:t xml:space="preserve"> </w:t>
      </w:r>
      <w:r w:rsidR="001751B5">
        <w:rPr>
          <w:rFonts w:eastAsia="Times New Roman" w:cs="Calibri"/>
          <w:sz w:val="24"/>
          <w:szCs w:val="24"/>
        </w:rPr>
        <w:fldChar w:fldCharType="begin" w:fldLock="1"/>
      </w:r>
      <w:r w:rsidR="00790FEA">
        <w:rPr>
          <w:rFonts w:eastAsia="Times New Roman" w:cs="Calibri"/>
          <w:sz w:val="24"/>
          <w:szCs w:val="24"/>
        </w:rPr>
        <w:instrText>ADDIN CSL_CITATION {"citationItems":[{"id":"ITEM-1","itemData":{"DOI":"10.3390/agronomy10020262","ISSN":"2073-4395","abstract":"&lt;p&gt;Weeds present important challenges to both conventional farmers who rely on herbicides and organic farmers who rely on cultivation. Data from field experiments indicate that diversifying crop sequences with additional species can improve weed suppression when either herbicides or cultivation serve as primary control tactics. Here, we report the results of modeling analyses that investigated how cropping system diversification would affect the population dynamics of giant ragweed (Ambrosia trifida L.), an annual dicotyledonous species that is problematic in the central U.S. for both conventional and organic farmers. We found that to prevent an increase in giant ragweed density, the minimum control efficacy needed from herbicides or cultivation used in corn (Zea mays L.) and soybean (Glycine max (L.) Merr.) would be 99.0% in a 2-year corn–soybean system, but 91.4% in a 5-year corn–soybean–rye (Secale cereale L.)–alfalfa (Medicago sativa L.) system. Thus, the diversified rotation would be better buffered against less-than-perfect weed control during corn and soybean phases. Further modeling analyses indicated that the weed suppression effect associated with greater rotation length was attributable not only to increased crop species richness but also to greater temporal variation in planting dates. A planting interval variation index (PIVI), calculated as the coefficient of variation in months between planting activities, was strongly associated with the weed suppressive ability of the rotations we modeled and may be a useful metric for designing other cropping systems. Overall, our results indicate that diversified rotation systems that include both annual and perennial crops are likely to be valuable for managing problematic weed species.&lt;/p&gt;","author":[{"dropping-particle":"","family":"Liebman","given":"","non-dropping-particle":"","parse-names":false,"suffix":""},{"dropping-particle":"","family":"Nichols","given":"","non-dropping-particle":"","parse-names":false,"suffix":""}],"container-title":"Agronomy","id":"ITEM-1","issue":"2","issued":{"date-parts":[["2020","2","12"]]},"page":"262","publisher":"MDPI AG","title":"Cropping System Redesign for Improved Weed Management: A Modeling Approach Illustrated with Giant Ragweed (Ambrosia trifida)","type":"article-journal","volume":"10"},"uris":["http://www.mendeley.com/documents/?uuid=ffd4265d-b962-32aa-8d70-6f08e185ca47"]}],"mendeley":{"formattedCitation":"(Liebman and Nichols 2020)","plainTextFormattedCitation":"(Liebman and Nichols 2020)","previouslyFormattedCitation":"(Liebman and Nichols 2020)"},"properties":{"noteIndex":0},"schema":"https://github.com/citation-style-language/schema/raw/master/csl-citation.json"}</w:instrText>
      </w:r>
      <w:r w:rsidR="001751B5">
        <w:rPr>
          <w:rFonts w:eastAsia="Times New Roman" w:cs="Calibri"/>
          <w:sz w:val="24"/>
          <w:szCs w:val="24"/>
        </w:rPr>
        <w:fldChar w:fldCharType="separate"/>
      </w:r>
      <w:r w:rsidR="001751B5" w:rsidRPr="001751B5">
        <w:rPr>
          <w:rFonts w:eastAsia="Times New Roman" w:cs="Calibri"/>
          <w:noProof/>
          <w:sz w:val="24"/>
          <w:szCs w:val="24"/>
        </w:rPr>
        <w:t>(Liebman and Nichols 2020)</w:t>
      </w:r>
      <w:r w:rsidR="001751B5">
        <w:rPr>
          <w:rFonts w:eastAsia="Times New Roman" w:cs="Calibri"/>
          <w:sz w:val="24"/>
          <w:szCs w:val="24"/>
        </w:rPr>
        <w:fldChar w:fldCharType="end"/>
      </w:r>
      <w:del w:id="98" w:author="Nichols, Virginia A [AGRON]" w:date="2020-02-22T20:40:00Z">
        <w:r w:rsidDel="001751B5">
          <w:rPr>
            <w:rFonts w:eastAsia="Times New Roman" w:cs="Calibri"/>
            <w:sz w:val="24"/>
            <w:szCs w:val="24"/>
          </w:rPr>
          <w:delText>(Liebman and Nichols, 2020)</w:delText>
        </w:r>
      </w:del>
      <w:r w:rsidRPr="007A4BFC">
        <w:rPr>
          <w:rFonts w:eastAsia="Times New Roman" w:cs="Calibri"/>
          <w:sz w:val="24"/>
          <w:szCs w:val="24"/>
        </w:rPr>
        <w:t xml:space="preserve">. </w:t>
      </w:r>
      <w:commentRangeEnd w:id="97"/>
      <w:r>
        <w:rPr>
          <w:rStyle w:val="CommentReference"/>
        </w:rPr>
        <w:commentReference w:id="97"/>
      </w:r>
      <w:r w:rsidRPr="007A4BFC">
        <w:rPr>
          <w:rFonts w:eastAsia="Times New Roman" w:cs="Calibri"/>
          <w:sz w:val="24"/>
          <w:szCs w:val="24"/>
        </w:rPr>
        <w:t>However,</w:t>
      </w:r>
      <w:r>
        <w:rPr>
          <w:rFonts w:eastAsia="Times New Roman" w:cs="Calibri"/>
          <w:sz w:val="24"/>
          <w:szCs w:val="24"/>
        </w:rPr>
        <w:t xml:space="preserve"> because here </w:t>
      </w:r>
      <w:r w:rsidRPr="007A4BFC">
        <w:rPr>
          <w:rFonts w:eastAsia="Times New Roman" w:cs="Calibri"/>
          <w:sz w:val="24"/>
          <w:szCs w:val="24"/>
        </w:rPr>
        <w:t>the effect of CCs on weed density was not significant (Fig. 1)</w:t>
      </w:r>
      <w:r>
        <w:rPr>
          <w:rFonts w:eastAsia="Times New Roman" w:cs="Calibri"/>
          <w:sz w:val="24"/>
          <w:szCs w:val="24"/>
        </w:rPr>
        <w:t xml:space="preserve">, </w:t>
      </w:r>
      <w:r>
        <w:rPr>
          <w:rFonts w:eastAsia="Times New Roman" w:cs="Calibri"/>
          <w:color w:val="FF0000"/>
          <w:sz w:val="24"/>
          <w:szCs w:val="24"/>
        </w:rPr>
        <w:t>d</w:t>
      </w:r>
      <w:r w:rsidRPr="007A4BFC">
        <w:rPr>
          <w:rFonts w:eastAsia="Times New Roman" w:cs="Calibri"/>
          <w:color w:val="FF0000"/>
          <w:sz w:val="24"/>
          <w:szCs w:val="24"/>
        </w:rPr>
        <w:t xml:space="preserve">etermining a meaningful threshold reduction for weed biomass was less straightforward. </w:t>
      </w:r>
      <w:r w:rsidR="00D63C4B">
        <w:rPr>
          <w:rFonts w:eastAsia="Times New Roman" w:cs="Calibri"/>
          <w:color w:val="FF0000"/>
          <w:sz w:val="24"/>
          <w:szCs w:val="24"/>
        </w:rPr>
        <w:t>In our dataset, o</w:t>
      </w:r>
      <w:r w:rsidRPr="007A4BFC">
        <w:rPr>
          <w:rFonts w:eastAsia="Times New Roman" w:cs="Calibri"/>
          <w:color w:val="FF0000"/>
          <w:sz w:val="24"/>
          <w:szCs w:val="24"/>
        </w:rPr>
        <w:t>nly nine comparisons showed &gt;90% reductions in weed biomass in response to CC</w:t>
      </w:r>
      <w:r>
        <w:rPr>
          <w:rFonts w:eastAsia="Times New Roman" w:cs="Calibri"/>
          <w:color w:val="FF0000"/>
          <w:sz w:val="24"/>
          <w:szCs w:val="24"/>
        </w:rPr>
        <w:t>s</w:t>
      </w:r>
      <w:r w:rsidRPr="007A4BFC">
        <w:rPr>
          <w:rFonts w:eastAsia="Times New Roman" w:cs="Calibri"/>
          <w:color w:val="FF0000"/>
          <w:sz w:val="24"/>
          <w:szCs w:val="24"/>
        </w:rPr>
        <w:t>.</w:t>
      </w:r>
      <w:r>
        <w:rPr>
          <w:rFonts w:eastAsia="Times New Roman" w:cs="Calibri"/>
          <w:color w:val="FF0000"/>
          <w:sz w:val="24"/>
          <w:szCs w:val="24"/>
        </w:rPr>
        <w:t xml:space="preserve"> </w:t>
      </w:r>
      <w:r w:rsidR="00D63C4B">
        <w:rPr>
          <w:rFonts w:eastAsia="Times New Roman" w:cs="Calibri"/>
          <w:color w:val="FF0000"/>
          <w:sz w:val="24"/>
          <w:szCs w:val="24"/>
        </w:rPr>
        <w:t>Because</w:t>
      </w:r>
      <w:r w:rsidRPr="007A4BFC">
        <w:rPr>
          <w:rFonts w:eastAsia="Times New Roman" w:cs="Calibri"/>
          <w:color w:val="FF0000"/>
          <w:sz w:val="24"/>
          <w:szCs w:val="24"/>
        </w:rPr>
        <w:t xml:space="preserve"> </w:t>
      </w:r>
      <w:r>
        <w:rPr>
          <w:rFonts w:eastAsia="Times New Roman" w:cs="Calibri"/>
          <w:color w:val="FF0000"/>
          <w:sz w:val="24"/>
          <w:szCs w:val="24"/>
        </w:rPr>
        <w:t>statistical m</w:t>
      </w:r>
      <w:r w:rsidRPr="007A4BFC">
        <w:rPr>
          <w:rFonts w:eastAsia="Times New Roman" w:cs="Calibri"/>
          <w:color w:val="FF0000"/>
          <w:sz w:val="24"/>
          <w:szCs w:val="24"/>
        </w:rPr>
        <w:t>odel predictions are most accurate near the mean response value</w:t>
      </w:r>
      <w:r>
        <w:rPr>
          <w:rFonts w:eastAsia="Times New Roman" w:cs="Calibri"/>
          <w:color w:val="FF0000"/>
          <w:sz w:val="24"/>
          <w:szCs w:val="24"/>
        </w:rPr>
        <w:t xml:space="preserve"> (</w:t>
      </w:r>
      <w:r w:rsidRPr="007A4BFC">
        <w:rPr>
          <w:rFonts w:eastAsia="Times New Roman" w:cs="Calibri"/>
          <w:color w:val="FF0000"/>
          <w:sz w:val="24"/>
          <w:szCs w:val="24"/>
        </w:rPr>
        <w:t>the mean reduction in weed biomass from grass CCs was 68%</w:t>
      </w:r>
      <w:r>
        <w:rPr>
          <w:rFonts w:eastAsia="Times New Roman" w:cs="Calibri"/>
          <w:color w:val="FF0000"/>
          <w:sz w:val="24"/>
          <w:szCs w:val="24"/>
        </w:rPr>
        <w:t xml:space="preserve">; </w:t>
      </w:r>
      <w:r w:rsidRPr="007A4BFC">
        <w:rPr>
          <w:rFonts w:eastAsia="Times New Roman" w:cs="Calibri"/>
          <w:color w:val="FF0000"/>
          <w:sz w:val="24"/>
          <w:szCs w:val="24"/>
        </w:rPr>
        <w:t>Fig</w:t>
      </w:r>
      <w:r>
        <w:rPr>
          <w:rFonts w:eastAsia="Times New Roman" w:cs="Calibri"/>
          <w:color w:val="FF0000"/>
          <w:sz w:val="24"/>
          <w:szCs w:val="24"/>
        </w:rPr>
        <w:t>.</w:t>
      </w:r>
      <w:r w:rsidRPr="007A4BFC">
        <w:rPr>
          <w:rFonts w:eastAsia="Times New Roman" w:cs="Calibri"/>
          <w:color w:val="FF0000"/>
          <w:sz w:val="24"/>
          <w:szCs w:val="24"/>
        </w:rPr>
        <w:t xml:space="preserve"> 2)</w:t>
      </w:r>
      <w:r w:rsidR="00D63C4B">
        <w:rPr>
          <w:rFonts w:eastAsia="Times New Roman" w:cs="Calibri"/>
          <w:color w:val="FF0000"/>
          <w:sz w:val="24"/>
          <w:szCs w:val="24"/>
        </w:rPr>
        <w:t xml:space="preserve">, </w:t>
      </w:r>
      <w:r w:rsidR="00D63C4B" w:rsidRPr="007A4BFC">
        <w:rPr>
          <w:rFonts w:eastAsia="Times New Roman" w:cs="Calibri"/>
          <w:color w:val="FF0000"/>
          <w:sz w:val="24"/>
          <w:szCs w:val="24"/>
        </w:rPr>
        <w:t>estimating the CC biomass</w:t>
      </w:r>
      <w:r w:rsidR="00D63C4B">
        <w:rPr>
          <w:rFonts w:eastAsia="Times New Roman" w:cs="Calibri"/>
          <w:color w:val="FF0000"/>
          <w:sz w:val="24"/>
          <w:szCs w:val="24"/>
        </w:rPr>
        <w:t xml:space="preserve"> threshold </w:t>
      </w:r>
      <w:r w:rsidR="00D63C4B" w:rsidRPr="007A4BFC">
        <w:rPr>
          <w:rFonts w:eastAsia="Times New Roman" w:cs="Calibri"/>
          <w:color w:val="FF0000"/>
          <w:sz w:val="24"/>
          <w:szCs w:val="24"/>
        </w:rPr>
        <w:t xml:space="preserve">to achieve </w:t>
      </w:r>
      <w:r w:rsidR="00D63C4B">
        <w:rPr>
          <w:rFonts w:eastAsia="Times New Roman" w:cs="Calibri"/>
          <w:color w:val="FF0000"/>
          <w:sz w:val="24"/>
          <w:szCs w:val="24"/>
        </w:rPr>
        <w:t>&gt;90%</w:t>
      </w:r>
      <w:r w:rsidR="00D63C4B" w:rsidRPr="007A4BFC">
        <w:rPr>
          <w:rFonts w:eastAsia="Times New Roman" w:cs="Calibri"/>
          <w:color w:val="FF0000"/>
          <w:sz w:val="24"/>
          <w:szCs w:val="24"/>
        </w:rPr>
        <w:t xml:space="preserve"> reduction would be accompanied by a high degree of uncertainty</w:t>
      </w:r>
      <w:r w:rsidRPr="007A4BFC">
        <w:rPr>
          <w:rFonts w:eastAsia="Times New Roman" w:cs="Calibri"/>
          <w:color w:val="FF0000"/>
          <w:sz w:val="24"/>
          <w:szCs w:val="24"/>
        </w:rPr>
        <w:t xml:space="preserve">. We therefore chose </w:t>
      </w:r>
      <w:r w:rsidR="00D63C4B">
        <w:rPr>
          <w:rFonts w:eastAsia="Times New Roman" w:cs="Calibri"/>
          <w:color w:val="FF0000"/>
          <w:sz w:val="24"/>
          <w:szCs w:val="24"/>
        </w:rPr>
        <w:t>a 75% threshold because w</w:t>
      </w:r>
      <w:r w:rsidRPr="007A4BFC">
        <w:rPr>
          <w:rFonts w:eastAsia="Times New Roman" w:cs="Calibri"/>
          <w:color w:val="FF0000"/>
          <w:sz w:val="24"/>
          <w:szCs w:val="24"/>
        </w:rPr>
        <w:t xml:space="preserve">e </w:t>
      </w:r>
      <w:r>
        <w:rPr>
          <w:rFonts w:eastAsia="Times New Roman" w:cs="Calibri"/>
          <w:color w:val="FF0000"/>
          <w:sz w:val="24"/>
          <w:szCs w:val="24"/>
        </w:rPr>
        <w:t>consider</w:t>
      </w:r>
      <w:r w:rsidRPr="007A4BFC">
        <w:rPr>
          <w:rFonts w:eastAsia="Times New Roman" w:cs="Calibri"/>
          <w:color w:val="FF0000"/>
          <w:sz w:val="24"/>
          <w:szCs w:val="24"/>
        </w:rPr>
        <w:t xml:space="preserve"> this</w:t>
      </w:r>
      <w:r>
        <w:rPr>
          <w:rFonts w:eastAsia="Times New Roman" w:cs="Calibri"/>
          <w:color w:val="FF0000"/>
          <w:sz w:val="24"/>
          <w:szCs w:val="24"/>
        </w:rPr>
        <w:t xml:space="preserve"> balance</w:t>
      </w:r>
      <w:r w:rsidR="00D63C4B">
        <w:rPr>
          <w:rFonts w:eastAsia="Times New Roman" w:cs="Calibri"/>
          <w:color w:val="FF0000"/>
          <w:sz w:val="24"/>
          <w:szCs w:val="24"/>
        </w:rPr>
        <w:t>d</w:t>
      </w:r>
      <w:r>
        <w:rPr>
          <w:rFonts w:eastAsia="Times New Roman" w:cs="Calibri"/>
          <w:color w:val="FF0000"/>
          <w:sz w:val="24"/>
          <w:szCs w:val="24"/>
        </w:rPr>
        <w:t xml:space="preserve"> between </w:t>
      </w:r>
      <w:r w:rsidRPr="007A4BFC">
        <w:rPr>
          <w:rFonts w:eastAsia="Times New Roman" w:cs="Calibri"/>
          <w:color w:val="FF0000"/>
          <w:sz w:val="24"/>
          <w:szCs w:val="24"/>
        </w:rPr>
        <w:t>a reduction in weed biomass</w:t>
      </w:r>
      <w:r>
        <w:rPr>
          <w:rFonts w:eastAsia="Times New Roman" w:cs="Calibri"/>
          <w:color w:val="FF0000"/>
          <w:sz w:val="24"/>
          <w:szCs w:val="24"/>
        </w:rPr>
        <w:t xml:space="preserve"> and </w:t>
      </w:r>
      <w:r w:rsidRPr="007A4BFC">
        <w:rPr>
          <w:rFonts w:eastAsia="Times New Roman" w:cs="Calibri"/>
          <w:color w:val="FF0000"/>
          <w:sz w:val="24"/>
          <w:szCs w:val="24"/>
        </w:rPr>
        <w:t>the uncertainty surrounding the estimate.</w:t>
      </w:r>
      <w:r w:rsidRPr="007A4BFC">
        <w:rPr>
          <w:rFonts w:eastAsia="Times New Roman" w:cs="Calibri"/>
          <w:sz w:val="24"/>
          <w:szCs w:val="24"/>
        </w:rPr>
        <w:t xml:space="preserve"> </w:t>
      </w:r>
      <w:commentRangeEnd w:id="96"/>
      <w:r>
        <w:rPr>
          <w:rStyle w:val="CommentReference"/>
        </w:rPr>
        <w:commentReference w:id="96"/>
      </w:r>
      <w:r>
        <w:rPr>
          <w:rFonts w:eastAsia="Times New Roman" w:cs="Calibri"/>
          <w:sz w:val="24"/>
          <w:szCs w:val="24"/>
        </w:rPr>
        <w:t xml:space="preserve"> Additionally, this estimate is </w:t>
      </w:r>
      <w:proofErr w:type="gramStart"/>
      <w:r>
        <w:rPr>
          <w:rFonts w:eastAsia="Times New Roman" w:cs="Calibri"/>
          <w:sz w:val="24"/>
          <w:szCs w:val="24"/>
        </w:rPr>
        <w:t xml:space="preserve">similar </w:t>
      </w:r>
      <w:r w:rsidR="00CD7F6E" w:rsidRPr="007A4BFC">
        <w:rPr>
          <w:rFonts w:cs="Calibri"/>
          <w:sz w:val="24"/>
          <w:szCs w:val="24"/>
        </w:rPr>
        <w:t>to</w:t>
      </w:r>
      <w:proofErr w:type="gramEnd"/>
      <w:r w:rsidR="00CD7F6E" w:rsidRPr="007A4BFC">
        <w:rPr>
          <w:rFonts w:cs="Calibri"/>
          <w:sz w:val="24"/>
          <w:szCs w:val="24"/>
        </w:rPr>
        <w:t xml:space="preserve"> </w:t>
      </w:r>
      <w:r>
        <w:rPr>
          <w:rFonts w:cs="Calibri"/>
          <w:sz w:val="24"/>
          <w:szCs w:val="24"/>
        </w:rPr>
        <w:t>thresholds</w:t>
      </w:r>
      <w:r w:rsidRPr="007A4BFC">
        <w:rPr>
          <w:rFonts w:cs="Calibri"/>
          <w:sz w:val="24"/>
          <w:szCs w:val="24"/>
        </w:rPr>
        <w:t xml:space="preserve"> </w:t>
      </w:r>
      <w:r>
        <w:rPr>
          <w:rFonts w:cs="Calibri"/>
          <w:sz w:val="24"/>
          <w:szCs w:val="24"/>
        </w:rPr>
        <w:t>reported</w:t>
      </w:r>
      <w:r w:rsidRPr="007A4BFC">
        <w:rPr>
          <w:rFonts w:cs="Calibri"/>
          <w:sz w:val="24"/>
          <w:szCs w:val="24"/>
        </w:rPr>
        <w:t xml:space="preserve"> </w:t>
      </w:r>
      <w:r w:rsidR="00CD7F6E" w:rsidRPr="007A4BFC">
        <w:rPr>
          <w:rFonts w:cs="Calibri"/>
          <w:sz w:val="24"/>
          <w:szCs w:val="24"/>
        </w:rPr>
        <w:t>by other studies.</w:t>
      </w:r>
      <w:r>
        <w:rPr>
          <w:rFonts w:cs="Calibri"/>
          <w:sz w:val="24"/>
          <w:szCs w:val="24"/>
        </w:rPr>
        <w:t xml:space="preserve"> For instance,</w:t>
      </w:r>
      <w:r w:rsidR="00CD7F6E" w:rsidRPr="007A4BFC">
        <w:rPr>
          <w:rFonts w:cs="Calibri"/>
          <w:sz w:val="24"/>
          <w:szCs w:val="24"/>
        </w:rPr>
        <w:t xml:space="preserve"> </w:t>
      </w:r>
      <w:r>
        <w:rPr>
          <w:rFonts w:cs="Calibri"/>
          <w:sz w:val="24"/>
          <w:szCs w:val="24"/>
        </w:rPr>
        <w:t>CC</w:t>
      </w:r>
      <w:r w:rsidR="00D63C4B">
        <w:rPr>
          <w:rFonts w:cs="Calibri"/>
          <w:sz w:val="24"/>
          <w:szCs w:val="24"/>
        </w:rPr>
        <w:t>s in</w:t>
      </w:r>
      <w:r>
        <w:rPr>
          <w:rFonts w:cs="Calibri"/>
          <w:sz w:val="24"/>
          <w:szCs w:val="24"/>
        </w:rPr>
        <w:t xml:space="preserve"> </w:t>
      </w:r>
      <w:r w:rsidR="00D63C4B" w:rsidRPr="007A4BFC">
        <w:rPr>
          <w:rFonts w:cs="Calibri"/>
          <w:sz w:val="24"/>
          <w:szCs w:val="24"/>
        </w:rPr>
        <w:t xml:space="preserve">Pennsylvania </w:t>
      </w:r>
      <w:r>
        <w:rPr>
          <w:rFonts w:cs="Calibri"/>
          <w:sz w:val="24"/>
          <w:szCs w:val="24"/>
        </w:rPr>
        <w:t xml:space="preserve">were found to </w:t>
      </w:r>
      <w:r w:rsidR="00D63C4B" w:rsidRPr="007A4BFC">
        <w:rPr>
          <w:rFonts w:cs="Calibri"/>
          <w:sz w:val="24"/>
          <w:szCs w:val="24"/>
        </w:rPr>
        <w:t>achieve ‘</w:t>
      </w:r>
      <w:commentRangeStart w:id="99"/>
      <w:r w:rsidR="00D63C4B" w:rsidRPr="007A4BFC">
        <w:rPr>
          <w:rFonts w:cs="Calibri"/>
          <w:sz w:val="24"/>
          <w:szCs w:val="24"/>
        </w:rPr>
        <w:t>s</w:t>
      </w:r>
      <w:r w:rsidR="00D63C4B">
        <w:rPr>
          <w:rFonts w:cs="Calibri"/>
          <w:sz w:val="24"/>
          <w:szCs w:val="24"/>
        </w:rPr>
        <w:t>ufficient</w:t>
      </w:r>
      <w:r w:rsidR="00D63C4B" w:rsidRPr="007A4BFC">
        <w:rPr>
          <w:rFonts w:cs="Calibri"/>
          <w:sz w:val="24"/>
          <w:szCs w:val="24"/>
        </w:rPr>
        <w:t xml:space="preserve">’ </w:t>
      </w:r>
      <w:commentRangeEnd w:id="99"/>
      <w:r w:rsidR="00D63C4B">
        <w:rPr>
          <w:rStyle w:val="CommentReference"/>
        </w:rPr>
        <w:lastRenderedPageBreak/>
        <w:commentReference w:id="99"/>
      </w:r>
      <w:r w:rsidR="00D63C4B" w:rsidRPr="007A4BFC">
        <w:rPr>
          <w:rFonts w:cs="Calibri"/>
          <w:sz w:val="24"/>
          <w:szCs w:val="24"/>
        </w:rPr>
        <w:t>weed suppression</w:t>
      </w:r>
      <w:r>
        <w:rPr>
          <w:rFonts w:cs="Calibri"/>
          <w:sz w:val="24"/>
          <w:szCs w:val="24"/>
        </w:rPr>
        <w:t xml:space="preserve"> </w:t>
      </w:r>
      <w:r w:rsidR="00D63C4B">
        <w:rPr>
          <w:rFonts w:cs="Calibri"/>
          <w:sz w:val="24"/>
          <w:szCs w:val="24"/>
        </w:rPr>
        <w:t xml:space="preserve">within </w:t>
      </w:r>
      <w:r w:rsidR="00E84551" w:rsidRPr="007A4BFC">
        <w:rPr>
          <w:rFonts w:cs="Calibri"/>
          <w:sz w:val="24"/>
          <w:szCs w:val="24"/>
        </w:rPr>
        <w:t>2-6 Mg ha</w:t>
      </w:r>
      <w:r w:rsidR="00E84551" w:rsidRPr="007A4BFC">
        <w:rPr>
          <w:rFonts w:cs="Calibri"/>
          <w:sz w:val="24"/>
          <w:szCs w:val="24"/>
          <w:vertAlign w:val="superscript"/>
        </w:rPr>
        <w:t>-1</w:t>
      </w:r>
      <w:r w:rsidR="00E84551" w:rsidRPr="007A4BFC">
        <w:rPr>
          <w:rFonts w:cs="Calibri"/>
          <w:sz w:val="24"/>
          <w:szCs w:val="24"/>
        </w:rPr>
        <w:t xml:space="preserve"> </w:t>
      </w:r>
      <w:r w:rsidR="00D63C4B">
        <w:rPr>
          <w:rFonts w:cs="Calibri"/>
          <w:sz w:val="24"/>
          <w:szCs w:val="24"/>
        </w:rPr>
        <w:t xml:space="preserve">of biomass at termination </w:t>
      </w:r>
      <w:r w:rsidR="00C27780" w:rsidRPr="007A4BFC">
        <w:rPr>
          <w:rFonts w:cs="Calibri"/>
          <w:noProof/>
          <w:sz w:val="24"/>
          <w:szCs w:val="24"/>
        </w:rPr>
        <w:t>(Baraibar et al. 2018)</w:t>
      </w:r>
      <w:r w:rsidR="00D63C4B">
        <w:rPr>
          <w:rFonts w:cs="Calibri"/>
          <w:sz w:val="24"/>
          <w:szCs w:val="24"/>
        </w:rPr>
        <w:t xml:space="preserve">. Another study found that </w:t>
      </w:r>
      <w:r w:rsidR="00CD7F6E" w:rsidRPr="007A4BFC">
        <w:rPr>
          <w:rFonts w:cs="Calibri"/>
          <w:sz w:val="24"/>
          <w:szCs w:val="24"/>
        </w:rPr>
        <w:t>&gt;5 Mg ha</w:t>
      </w:r>
      <w:r w:rsidR="00CD7F6E" w:rsidRPr="007A4BFC">
        <w:rPr>
          <w:rFonts w:cs="Calibri"/>
          <w:sz w:val="24"/>
          <w:szCs w:val="24"/>
          <w:vertAlign w:val="superscript"/>
        </w:rPr>
        <w:t>-1</w:t>
      </w:r>
      <w:r w:rsidR="00E61399" w:rsidRPr="007A4BFC">
        <w:rPr>
          <w:rFonts w:cs="Calibri"/>
          <w:sz w:val="24"/>
          <w:szCs w:val="24"/>
        </w:rPr>
        <w:t xml:space="preserve"> </w:t>
      </w:r>
      <w:r w:rsidR="00CD7F6E" w:rsidRPr="007A4BFC">
        <w:rPr>
          <w:rFonts w:cs="Calibri"/>
          <w:sz w:val="24"/>
          <w:szCs w:val="24"/>
        </w:rPr>
        <w:t xml:space="preserve">was required for CCs </w:t>
      </w:r>
      <w:r w:rsidR="00D63C4B">
        <w:rPr>
          <w:rFonts w:cs="Calibri"/>
          <w:sz w:val="24"/>
          <w:szCs w:val="24"/>
        </w:rPr>
        <w:t xml:space="preserve">weed suppression </w:t>
      </w:r>
      <w:r w:rsidR="00CD7F6E" w:rsidRPr="007A4BFC">
        <w:rPr>
          <w:rFonts w:cs="Calibri"/>
          <w:sz w:val="24"/>
          <w:szCs w:val="24"/>
        </w:rPr>
        <w:t>to be comparable to herbicide</w:t>
      </w:r>
      <w:r w:rsidR="00D63C4B">
        <w:rPr>
          <w:rFonts w:cs="Calibri"/>
          <w:sz w:val="24"/>
          <w:szCs w:val="24"/>
        </w:rPr>
        <w:t xml:space="preserve">s </w:t>
      </w:r>
      <w:r w:rsidR="00CD7F6E" w:rsidRPr="007A4BFC">
        <w:rPr>
          <w:rFonts w:cs="Calibri"/>
          <w:sz w:val="24"/>
          <w:szCs w:val="24"/>
        </w:rPr>
        <w:t>i</w:t>
      </w:r>
      <w:r w:rsidR="00532A5C" w:rsidRPr="007A4BFC">
        <w:rPr>
          <w:rFonts w:cs="Calibri"/>
          <w:sz w:val="24"/>
          <w:szCs w:val="24"/>
        </w:rPr>
        <w:t>n the Northeastern US</w:t>
      </w:r>
      <w:r w:rsidR="00C7658B" w:rsidRPr="007A4BFC">
        <w:rPr>
          <w:rFonts w:cs="Calibri"/>
          <w:sz w:val="24"/>
          <w:szCs w:val="24"/>
        </w:rPr>
        <w:t xml:space="preserve"> </w:t>
      </w:r>
      <w:r w:rsidR="00C27780" w:rsidRPr="007A4BFC">
        <w:rPr>
          <w:rFonts w:cs="Calibri"/>
          <w:noProof/>
          <w:sz w:val="24"/>
          <w:szCs w:val="24"/>
        </w:rPr>
        <w:t>(Mirsky et al. 2013)</w:t>
      </w:r>
      <w:r w:rsidR="00C27780" w:rsidRPr="007A4BFC">
        <w:rPr>
          <w:rFonts w:cs="Calibri"/>
          <w:sz w:val="24"/>
          <w:szCs w:val="24"/>
        </w:rPr>
        <w:t>.</w:t>
      </w:r>
      <w:r w:rsidR="00E61399" w:rsidRPr="007A4BFC">
        <w:rPr>
          <w:rFonts w:cs="Calibri"/>
          <w:sz w:val="24"/>
          <w:szCs w:val="24"/>
        </w:rPr>
        <w:t xml:space="preserve"> </w:t>
      </w:r>
      <w:r w:rsidR="00960BB2">
        <w:rPr>
          <w:rFonts w:cs="Calibri"/>
          <w:sz w:val="24"/>
          <w:szCs w:val="24"/>
        </w:rPr>
        <w:t xml:space="preserve"> </w:t>
      </w:r>
    </w:p>
    <w:p w14:paraId="218E73B5" w14:textId="77777777" w:rsidR="00E84551" w:rsidRPr="007A4BFC" w:rsidRDefault="00E84551" w:rsidP="00B30B0C">
      <w:pPr>
        <w:pStyle w:val="NoSpacing"/>
        <w:spacing w:line="360" w:lineRule="auto"/>
        <w:rPr>
          <w:ins w:id="100" w:author="Martinez-Feria, Rafael" w:date="2020-02-22T20:02:00Z"/>
          <w:rFonts w:cs="Calibr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E84551" w14:paraId="7F319203" w14:textId="77777777" w:rsidTr="001751B5">
        <w:tc>
          <w:tcPr>
            <w:tcW w:w="9350" w:type="dxa"/>
            <w:shd w:val="clear" w:color="auto" w:fill="auto"/>
          </w:tcPr>
          <w:p w14:paraId="441F489D" w14:textId="2389CAF0" w:rsidR="00E84551" w:rsidRDefault="00532A5C" w:rsidP="00B30B0C">
            <w:pPr>
              <w:pStyle w:val="NoSpacing"/>
              <w:spacing w:line="360" w:lineRule="auto"/>
              <w:rPr>
                <w:rFonts w:cstheme="minorHAnsi"/>
                <w:sz w:val="24"/>
                <w:szCs w:val="24"/>
              </w:rPr>
            </w:pPr>
            <w:del w:id="101" w:author="Nichols, Virginia A" w:date="2020-02-22T20:02:00Z">
              <w:r>
                <w:rPr>
                  <w:rFonts w:cstheme="minorHAnsi"/>
                  <w:color w:val="FF0000"/>
                  <w:sz w:val="24"/>
                  <w:szCs w:val="24"/>
                </w:rPr>
                <w:delText xml:space="preserve"> </w:delText>
              </w:r>
              <w:r w:rsidRPr="00B605FC">
                <w:rPr>
                  <w:rFonts w:cstheme="minorHAnsi"/>
                  <w:color w:val="FF0000"/>
                  <w:sz w:val="24"/>
                  <w:szCs w:val="24"/>
                </w:rPr>
                <w:delText xml:space="preserve"> </w:delText>
              </w:r>
            </w:del>
            <w:r w:rsidR="007A4BFC" w:rsidRPr="00DF3CEA">
              <w:rPr>
                <w:noProof/>
              </w:rPr>
              <w:pict w14:anchorId="4DA95F28">
                <v:shape id="Picture 5" o:spid="_x0000_i1027" type="#_x0000_t75" style="width:438.6pt;height:274.2pt;visibility:visible">
                  <v:imagedata r:id="rId12" o:title=""/>
                </v:shape>
              </w:pict>
            </w:r>
          </w:p>
        </w:tc>
      </w:tr>
      <w:tr w:rsidR="00E84551" w14:paraId="542CA7B2" w14:textId="77777777" w:rsidTr="001751B5">
        <w:tc>
          <w:tcPr>
            <w:tcW w:w="9350" w:type="dxa"/>
            <w:shd w:val="clear" w:color="auto" w:fill="auto"/>
          </w:tcPr>
          <w:p w14:paraId="2BBB86BC" w14:textId="3DCDE8FC" w:rsidR="00E84551" w:rsidRDefault="00E84551" w:rsidP="00B30B0C">
            <w:pPr>
              <w:pStyle w:val="NoSpacing"/>
              <w:spacing w:line="360" w:lineRule="auto"/>
              <w:rPr>
                <w:rFonts w:cstheme="minorHAnsi"/>
                <w:sz w:val="24"/>
                <w:szCs w:val="24"/>
              </w:rPr>
            </w:pPr>
            <w:r w:rsidRPr="002566A2">
              <w:rPr>
                <w:rFonts w:cstheme="minorHAnsi"/>
                <w:b/>
                <w:sz w:val="24"/>
                <w:szCs w:val="24"/>
              </w:rPr>
              <w:t>Fig</w:t>
            </w:r>
            <w:r w:rsidR="002566A2" w:rsidRPr="002566A2">
              <w:rPr>
                <w:rFonts w:cstheme="minorHAnsi"/>
                <w:b/>
                <w:sz w:val="24"/>
                <w:szCs w:val="24"/>
              </w:rPr>
              <w:t>ure 3</w:t>
            </w:r>
            <w:r>
              <w:rPr>
                <w:rFonts w:cstheme="minorHAnsi"/>
                <w:sz w:val="24"/>
                <w:szCs w:val="24"/>
              </w:rPr>
              <w:t xml:space="preserve"> </w:t>
            </w:r>
            <w:r w:rsidR="00953722">
              <w:rPr>
                <w:rFonts w:cstheme="minorHAnsi"/>
                <w:sz w:val="24"/>
                <w:szCs w:val="24"/>
              </w:rPr>
              <w:t>A 75% reduction in weed biomass required 5 Mg ha</w:t>
            </w:r>
            <w:r w:rsidR="00953722" w:rsidRPr="002566A2">
              <w:rPr>
                <w:rFonts w:cstheme="minorHAnsi"/>
                <w:sz w:val="24"/>
                <w:szCs w:val="24"/>
                <w:vertAlign w:val="superscript"/>
              </w:rPr>
              <w:t>-1</w:t>
            </w:r>
            <w:r w:rsidR="00953722">
              <w:rPr>
                <w:rFonts w:cstheme="minorHAnsi"/>
                <w:sz w:val="24"/>
                <w:szCs w:val="24"/>
              </w:rPr>
              <w:t xml:space="preserve"> of grass c</w:t>
            </w:r>
            <w:r>
              <w:rPr>
                <w:rFonts w:cstheme="minorHAnsi"/>
                <w:sz w:val="24"/>
                <w:szCs w:val="24"/>
              </w:rPr>
              <w:t xml:space="preserve">over crop biomass at termination. </w:t>
            </w:r>
          </w:p>
        </w:tc>
      </w:tr>
    </w:tbl>
    <w:p w14:paraId="341A57B8" w14:textId="77777777" w:rsidR="00E84551" w:rsidRDefault="00E84551" w:rsidP="00B30B0C">
      <w:pPr>
        <w:pStyle w:val="NoSpacing"/>
        <w:spacing w:line="360" w:lineRule="auto"/>
        <w:rPr>
          <w:rFonts w:cstheme="minorHAnsi"/>
          <w:sz w:val="24"/>
          <w:szCs w:val="24"/>
        </w:rPr>
      </w:pPr>
    </w:p>
    <w:p w14:paraId="740A3DB8" w14:textId="056FB3D4" w:rsidR="009E08FE" w:rsidRDefault="009E08FE" w:rsidP="00B30B0C">
      <w:pPr>
        <w:pStyle w:val="NoSpacing"/>
        <w:spacing w:line="360" w:lineRule="auto"/>
        <w:rPr>
          <w:rFonts w:cstheme="minorHAnsi"/>
          <w:sz w:val="24"/>
          <w:szCs w:val="24"/>
        </w:rPr>
      </w:pPr>
      <w:r>
        <w:rPr>
          <w:rFonts w:cstheme="minorHAnsi"/>
          <w:sz w:val="24"/>
          <w:szCs w:val="24"/>
        </w:rPr>
        <w:t>In temperate regions, winter rye (</w:t>
      </w:r>
      <w:r w:rsidRPr="009C6443">
        <w:rPr>
          <w:rFonts w:cstheme="minorHAnsi"/>
          <w:i/>
          <w:sz w:val="24"/>
          <w:szCs w:val="24"/>
        </w:rPr>
        <w:t>Secale cereal L.</w:t>
      </w:r>
      <w:r>
        <w:rPr>
          <w:rFonts w:cstheme="minorHAnsi"/>
          <w:sz w:val="24"/>
          <w:szCs w:val="24"/>
        </w:rPr>
        <w:t>) is consistently among the top biomass producers for winter CCs (</w:t>
      </w:r>
      <w:proofErr w:type="spellStart"/>
      <w:r>
        <w:rPr>
          <w:rFonts w:cstheme="minorHAnsi"/>
          <w:sz w:val="24"/>
          <w:szCs w:val="24"/>
        </w:rPr>
        <w:t>Kaspar</w:t>
      </w:r>
      <w:proofErr w:type="spellEnd"/>
      <w:r>
        <w:rPr>
          <w:rFonts w:cstheme="minorHAnsi"/>
          <w:sz w:val="24"/>
          <w:szCs w:val="24"/>
        </w:rPr>
        <w:t xml:space="preserve"> and Baker 2015, </w:t>
      </w:r>
      <w:proofErr w:type="spellStart"/>
      <w:r>
        <w:rPr>
          <w:rFonts w:cstheme="minorHAnsi"/>
          <w:sz w:val="24"/>
          <w:szCs w:val="24"/>
        </w:rPr>
        <w:t>Appelgate</w:t>
      </w:r>
      <w:proofErr w:type="spellEnd"/>
      <w:r>
        <w:rPr>
          <w:rFonts w:cstheme="minorHAnsi"/>
          <w:sz w:val="24"/>
          <w:szCs w:val="24"/>
        </w:rPr>
        <w:t xml:space="preserve"> </w:t>
      </w:r>
      <w:proofErr w:type="gramStart"/>
      <w:r>
        <w:rPr>
          <w:rFonts w:cstheme="minorHAnsi"/>
          <w:sz w:val="24"/>
          <w:szCs w:val="24"/>
        </w:rPr>
        <w:t>2017</w:t>
      </w:r>
      <w:r w:rsidRPr="007A4BFC">
        <w:rPr>
          <w:rFonts w:cs="Calibri"/>
          <w:sz w:val="24"/>
          <w:szCs w:val="24"/>
        </w:rPr>
        <w:t>)</w:t>
      </w:r>
      <w:r w:rsidRPr="007A4BFC">
        <w:rPr>
          <w:rFonts w:cs="Calibri"/>
          <w:noProof/>
          <w:sz w:val="24"/>
          <w:szCs w:val="24"/>
        </w:rPr>
        <w:t>(</w:t>
      </w:r>
      <w:proofErr w:type="spellStart"/>
      <w:proofErr w:type="gramEnd"/>
      <w:r w:rsidRPr="007A4BFC">
        <w:rPr>
          <w:rFonts w:cs="Calibri"/>
          <w:noProof/>
          <w:sz w:val="24"/>
          <w:szCs w:val="24"/>
        </w:rPr>
        <w:t>Ruis</w:t>
      </w:r>
      <w:proofErr w:type="spellEnd"/>
      <w:r w:rsidRPr="007A4BFC">
        <w:rPr>
          <w:rFonts w:cs="Calibri"/>
          <w:noProof/>
          <w:sz w:val="24"/>
          <w:szCs w:val="24"/>
        </w:rPr>
        <w:t xml:space="preserve"> et al. 2019</w:t>
      </w:r>
      <w:del w:id="102" w:author="Nichols, Virginia A [AGRON]" w:date="2020-02-22T20:56:00Z">
        <w:r w:rsidRPr="007A4BFC" w:rsidDel="00790FEA">
          <w:rPr>
            <w:rFonts w:cs="Calibri"/>
            <w:noProof/>
            <w:sz w:val="24"/>
            <w:szCs w:val="24"/>
          </w:rPr>
          <w:delText>)</w:delText>
        </w:r>
        <w:r w:rsidDel="00790FEA">
          <w:rPr>
            <w:rFonts w:cstheme="minorHAnsi"/>
            <w:sz w:val="24"/>
            <w:szCs w:val="24"/>
          </w:rPr>
          <w:delText xml:space="preserve"> but with averages still well under 2 Mg ha</w:delText>
        </w:r>
        <w:r w:rsidRPr="002566A2" w:rsidDel="00790FEA">
          <w:rPr>
            <w:rFonts w:cstheme="minorHAnsi"/>
            <w:sz w:val="24"/>
            <w:szCs w:val="24"/>
            <w:vertAlign w:val="superscript"/>
          </w:rPr>
          <w:delText>-1</w:delText>
        </w:r>
      </w:del>
      <w:r>
        <w:rPr>
          <w:rFonts w:cstheme="minorHAnsi"/>
          <w:sz w:val="24"/>
          <w:szCs w:val="24"/>
        </w:rPr>
        <w:t xml:space="preserve">. Our </w:t>
      </w:r>
      <w:r w:rsidR="00532A5C">
        <w:rPr>
          <w:rFonts w:cstheme="minorHAnsi"/>
          <w:sz w:val="24"/>
          <w:szCs w:val="24"/>
        </w:rPr>
        <w:t>simulation</w:t>
      </w:r>
      <w:r>
        <w:rPr>
          <w:rFonts w:cstheme="minorHAnsi"/>
          <w:sz w:val="24"/>
          <w:szCs w:val="24"/>
        </w:rPr>
        <w:t xml:space="preserve"> results </w:t>
      </w:r>
      <w:r w:rsidR="00532A5C">
        <w:rPr>
          <w:rFonts w:cstheme="minorHAnsi"/>
          <w:sz w:val="24"/>
          <w:szCs w:val="24"/>
        </w:rPr>
        <w:t>using the SALUS model indicate</w:t>
      </w:r>
      <w:r>
        <w:rPr>
          <w:rFonts w:cstheme="minorHAnsi"/>
          <w:sz w:val="24"/>
          <w:szCs w:val="24"/>
        </w:rPr>
        <w:t xml:space="preserve"> achieving 5 Mg ha</w:t>
      </w:r>
      <w:r w:rsidRPr="002566A2">
        <w:rPr>
          <w:rFonts w:cstheme="minorHAnsi"/>
          <w:sz w:val="24"/>
          <w:szCs w:val="24"/>
          <w:vertAlign w:val="superscript"/>
        </w:rPr>
        <w:t>-1</w:t>
      </w:r>
      <w:r>
        <w:rPr>
          <w:rFonts w:cstheme="minorHAnsi"/>
          <w:sz w:val="24"/>
          <w:szCs w:val="24"/>
        </w:rPr>
        <w:t xml:space="preserve"> of rye CC biomass regularly under typical US</w:t>
      </w:r>
      <w:r w:rsidR="00532A5C">
        <w:rPr>
          <w:rFonts w:cstheme="minorHAnsi"/>
          <w:sz w:val="24"/>
          <w:szCs w:val="24"/>
        </w:rPr>
        <w:t xml:space="preserve"> Corn Belt</w:t>
      </w:r>
      <w:r>
        <w:rPr>
          <w:rFonts w:cstheme="minorHAnsi"/>
          <w:sz w:val="24"/>
          <w:szCs w:val="24"/>
        </w:rPr>
        <w:t xml:space="preserve"> production scenarios and climates would be challenging (Fig. 4)</w:t>
      </w:r>
      <w:ins w:id="103" w:author="Nichols, Virginia A [AGRON]" w:date="2020-02-22T20:49:00Z">
        <w:r w:rsidR="00790FEA">
          <w:rPr>
            <w:rFonts w:cstheme="minorHAnsi"/>
            <w:sz w:val="24"/>
            <w:szCs w:val="24"/>
          </w:rPr>
          <w:t xml:space="preserve">, consistent with results from simple growing-degree day estimates </w:t>
        </w:r>
      </w:ins>
      <w:ins w:id="104" w:author="Nichols, Virginia A [AGRON]" w:date="2020-02-22T20:50:00Z">
        <w:r w:rsidR="00790FEA">
          <w:rPr>
            <w:rFonts w:cstheme="minorHAnsi"/>
            <w:sz w:val="24"/>
            <w:szCs w:val="24"/>
          </w:rPr>
          <w:fldChar w:fldCharType="begin" w:fldLock="1"/>
        </w:r>
      </w:ins>
      <w:r w:rsidR="00790FEA">
        <w:rPr>
          <w:rFonts w:cstheme="minorHAnsi"/>
          <w:sz w:val="24"/>
          <w:szCs w:val="24"/>
        </w:rPr>
        <w:instrText>ADDIN CSL_CITATION {"citationItems":[{"id":"ITEM-1","itemData":{"DOI":"10.1016/j.agrformet.2009.05.017","ISSN":"01681923","abstract":"Climate change and economic concerns have motivated intense interest in the development of renewable energy sources, including fuels derived from plant biomass. However, the specter of massive biofuel production has raised other worries, specifically that by displacing food production it will lead to higher food prices, increased incidence of famine, and acceleration of undesirable land use change. One proposed solution is to increase the annual net primary productivity of the existing agricultural land base, so that it can sustainably produce both food and biofuel feedstocks. This might be possible in corn and soybean production regions through the use of winter cover crops, but the biophysical feasibility of this has not been systematically explored. We developed a model for this purpose that simulates the potential biomass production and water use of winter rye in continuous corn and corn-soybean rotations. The input data requirements represent an attempt to balance the demands of a physically and physiologically defensible simulation with the need for broad applicability in space and time. The necessary meteorological data are obtainable from standard agricultural weather stations, and the required management data are simply planting dates and harvest dates for corn and soybeans. Physiological parameters for rye were taken from the literature, supplemented by experimental data specifically collected for this project. The model was run for a number of growing seasons for 8 locations across the Midwestern USA. Results indicate potential rye biomass production of 1-8 Mg ha-1, with the lowest yields at the more northern sites, where both PAR and degree-days are limited in the interval between fall corn harvest and spring corn or soybean planting. At all sites rye yields are substantially greater when the following crop is soybean rather than corn, since soybean is planted later. Not surprisingly, soil moisture depletion is most likely in years and sites where rye biomass production is greatest. Consistent production of both food and biomass from corn/winter rye/soybean systems will probably require irrigation in many areas and additional N fertilizer, creating possible environmental concerns. Rye growth limitations in the northern portion of the corn belt may be partially mitigated with aerial seeding of rye into standing corn.","author":[{"dropping-particle":"","family":"Baker","given":"John M.","non-dropping-particle":"","parse-names":false,"suffix":""},{"dropping-particle":"","family":"Griffis","given":"Timothy J.","non-dropping-particle":"","parse-names":false,"suffix":""}],"container-title":"Agricultural and Forest Meteorology","id":"ITEM-1","issue":"12","issued":{"date-parts":[["2009","12","4"]]},"page":"2120-2132","publisher":"Elsevier","title":"Evaluating the potential use of winter cover crops in corn-soybean systems for sustainable co-production of food and fuel","type":"article-journal","volume":"149"},"uris":["http://www.mendeley.com/documents/?uuid=2c3ee2b9-5c1c-338f-ba14-b85bae23d98f"]}],"mendeley":{"formattedCitation":"(Baker and Griffis 2009)","plainTextFormattedCitation":"(Baker and Griffis 2009)","previouslyFormattedCitation":"(Baker and Griffis 2009)"},"properties":{"noteIndex":0},"schema":"https://github.com/citation-style-language/schema/raw/master/csl-citation.json"}</w:instrText>
      </w:r>
      <w:r w:rsidR="00790FEA">
        <w:rPr>
          <w:rFonts w:cstheme="minorHAnsi"/>
          <w:sz w:val="24"/>
          <w:szCs w:val="24"/>
        </w:rPr>
        <w:fldChar w:fldCharType="separate"/>
      </w:r>
      <w:r w:rsidR="00790FEA" w:rsidRPr="00790FEA">
        <w:rPr>
          <w:rFonts w:cstheme="minorHAnsi"/>
          <w:noProof/>
          <w:sz w:val="24"/>
          <w:szCs w:val="24"/>
        </w:rPr>
        <w:t>(Baker and Griffis 2009)</w:t>
      </w:r>
      <w:ins w:id="105" w:author="Nichols, Virginia A [AGRON]" w:date="2020-02-22T20:50:00Z">
        <w:r w:rsidR="00790FEA">
          <w:rPr>
            <w:rFonts w:cstheme="minorHAnsi"/>
            <w:sz w:val="24"/>
            <w:szCs w:val="24"/>
          </w:rPr>
          <w:fldChar w:fldCharType="end"/>
        </w:r>
      </w:ins>
      <w:r>
        <w:rPr>
          <w:rFonts w:cstheme="minorHAnsi"/>
          <w:sz w:val="24"/>
          <w:szCs w:val="24"/>
        </w:rPr>
        <w:t xml:space="preserve">. Even with </w:t>
      </w:r>
      <w:r w:rsidR="00532A5C">
        <w:rPr>
          <w:rFonts w:cstheme="minorHAnsi"/>
          <w:sz w:val="24"/>
          <w:szCs w:val="24"/>
        </w:rPr>
        <w:t>optimistic CC planting dates (</w:t>
      </w:r>
      <w:r>
        <w:rPr>
          <w:rFonts w:cstheme="minorHAnsi"/>
          <w:sz w:val="24"/>
          <w:szCs w:val="24"/>
        </w:rPr>
        <w:t>Sep</w:t>
      </w:r>
      <w:r w:rsidR="00532A5C">
        <w:rPr>
          <w:rFonts w:cstheme="minorHAnsi"/>
          <w:sz w:val="24"/>
          <w:szCs w:val="24"/>
        </w:rPr>
        <w:t>-</w:t>
      </w:r>
      <w:r>
        <w:rPr>
          <w:rFonts w:cstheme="minorHAnsi"/>
          <w:sz w:val="24"/>
          <w:szCs w:val="24"/>
        </w:rPr>
        <w:t>15</w:t>
      </w:r>
      <w:r w:rsidR="00532A5C">
        <w:rPr>
          <w:rFonts w:cstheme="minorHAnsi"/>
          <w:sz w:val="24"/>
          <w:szCs w:val="24"/>
        </w:rPr>
        <w:t>)</w:t>
      </w:r>
      <w:r>
        <w:rPr>
          <w:rFonts w:cstheme="minorHAnsi"/>
          <w:sz w:val="24"/>
          <w:szCs w:val="24"/>
        </w:rPr>
        <w:t>, achieving 5 Mg ha</w:t>
      </w:r>
      <w:r w:rsidRPr="001751B5">
        <w:rPr>
          <w:sz w:val="24"/>
          <w:vertAlign w:val="superscript"/>
        </w:rPr>
        <w:t>-1</w:t>
      </w:r>
      <w:r>
        <w:rPr>
          <w:rFonts w:cstheme="minorHAnsi"/>
          <w:sz w:val="24"/>
          <w:szCs w:val="24"/>
        </w:rPr>
        <w:t xml:space="preserve"> of CC biomass would require a mid-May or later termination date</w:t>
      </w:r>
      <w:r w:rsidR="00532A5C">
        <w:rPr>
          <w:rFonts w:cstheme="minorHAnsi"/>
          <w:sz w:val="24"/>
          <w:szCs w:val="24"/>
        </w:rPr>
        <w:t xml:space="preserve"> most of the years (80%) in half of the states</w:t>
      </w:r>
      <w:r>
        <w:rPr>
          <w:rFonts w:cstheme="minorHAnsi"/>
          <w:sz w:val="24"/>
          <w:szCs w:val="24"/>
        </w:rPr>
        <w:t xml:space="preserve">, which is well after typical cash crop planting dates.   </w:t>
      </w:r>
      <w:r w:rsidR="00532A5C">
        <w:rPr>
          <w:rFonts w:cstheme="minorHAnsi"/>
          <w:sz w:val="24"/>
          <w:szCs w:val="24"/>
        </w:rPr>
        <w:t xml:space="preserve">A </w:t>
      </w:r>
      <w:r w:rsidR="00532A5C">
        <w:rPr>
          <w:rFonts w:cstheme="minorHAnsi"/>
          <w:sz w:val="24"/>
          <w:szCs w:val="24"/>
        </w:rPr>
        <w:lastRenderedPageBreak/>
        <w:t xml:space="preserve">more realistic CC planting date (Oct-7) provides even </w:t>
      </w:r>
      <w:proofErr w:type="gramStart"/>
      <w:r w:rsidR="00532A5C">
        <w:rPr>
          <w:rFonts w:cstheme="minorHAnsi"/>
          <w:sz w:val="24"/>
          <w:szCs w:val="24"/>
        </w:rPr>
        <w:t>less</w:t>
      </w:r>
      <w:proofErr w:type="gramEnd"/>
      <w:r w:rsidR="00532A5C">
        <w:rPr>
          <w:rFonts w:cstheme="minorHAnsi"/>
          <w:sz w:val="24"/>
          <w:szCs w:val="24"/>
        </w:rPr>
        <w:t xml:space="preserve"> promising prospects, with only a few counties in Kansas and Missouri achieving the biomass needed before mid-May (Fig. 4b).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06" w:author="Nichols, Virginia A" w:date="2020-02-22T20:02:00Z">
          <w:tblPr>
            <w:tblStyle w:val="TableGrid"/>
            <w:tblW w:w="0" w:type="auto"/>
            <w:tblLook w:val="04A0" w:firstRow="1" w:lastRow="0" w:firstColumn="1" w:lastColumn="0" w:noHBand="0" w:noVBand="1"/>
          </w:tblPr>
        </w:tblPrChange>
      </w:tblPr>
      <w:tblGrid>
        <w:gridCol w:w="9350"/>
        <w:tblGridChange w:id="107">
          <w:tblGrid>
            <w:gridCol w:w="9350"/>
          </w:tblGrid>
        </w:tblGridChange>
      </w:tblGrid>
      <w:tr w:rsidR="00D170FD" w14:paraId="36A6D7B9" w14:textId="77777777" w:rsidTr="007A4BFC">
        <w:tc>
          <w:tcPr>
            <w:tcW w:w="9350" w:type="dxa"/>
            <w:shd w:val="clear" w:color="auto" w:fill="auto"/>
            <w:tcPrChange w:id="108" w:author="Nichols, Virginia A" w:date="2020-02-22T20:02:00Z">
              <w:tcPr>
                <w:tcW w:w="9350" w:type="dxa"/>
              </w:tcPr>
            </w:tcPrChange>
          </w:tcPr>
          <w:p w14:paraId="2C7F9C95" w14:textId="4907FE6A" w:rsidR="00D170FD" w:rsidRDefault="007A4BFC" w:rsidP="00B30B0C">
            <w:pPr>
              <w:pStyle w:val="NoSpacing"/>
              <w:spacing w:line="360" w:lineRule="auto"/>
              <w:rPr>
                <w:rFonts w:cstheme="minorHAnsi"/>
                <w:sz w:val="24"/>
                <w:szCs w:val="24"/>
              </w:rPr>
            </w:pPr>
            <w:ins w:id="109" w:author="Nichols, Virginia A" w:date="2020-02-22T20:02:00Z">
              <w:r w:rsidRPr="00DF3CEA">
                <w:rPr>
                  <w:noProof/>
                </w:rPr>
                <w:pict w14:anchorId="75B45167">
                  <v:shape id="Picture 3" o:spid="_x0000_i1028" type="#_x0000_t75" style="width:459.6pt;height:229.8pt;visibility:visible">
                    <v:imagedata r:id="rId13" o:title=""/>
                  </v:shape>
                </w:pict>
              </w:r>
            </w:ins>
            <w:del w:id="110" w:author="Nichols, Virginia A" w:date="2020-02-22T20:02:00Z">
              <w:r w:rsidR="00532A5C">
                <w:rPr>
                  <w:noProof/>
                </w:rPr>
                <w:drawing>
                  <wp:inline distT="0" distB="0" distL="0" distR="0" wp14:anchorId="5E4E7FFA" wp14:editId="04907889">
                    <wp:extent cx="5836920" cy="2918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36920" cy="2918460"/>
                            </a:xfrm>
                            <a:prstGeom prst="rect">
                              <a:avLst/>
                            </a:prstGeom>
                            <a:noFill/>
                            <a:ln>
                              <a:noFill/>
                            </a:ln>
                          </pic:spPr>
                        </pic:pic>
                      </a:graphicData>
                    </a:graphic>
                  </wp:inline>
                </w:drawing>
              </w:r>
            </w:del>
          </w:p>
        </w:tc>
      </w:tr>
      <w:tr w:rsidR="00D170FD" w14:paraId="79895FDF" w14:textId="77777777" w:rsidTr="007A4BFC">
        <w:tc>
          <w:tcPr>
            <w:tcW w:w="9350" w:type="dxa"/>
            <w:shd w:val="clear" w:color="auto" w:fill="auto"/>
            <w:tcPrChange w:id="111" w:author="Nichols, Virginia A" w:date="2020-02-22T20:02:00Z">
              <w:tcPr>
                <w:tcW w:w="9350" w:type="dxa"/>
              </w:tcPr>
            </w:tcPrChange>
          </w:tcPr>
          <w:p w14:paraId="39AE94A5" w14:textId="65182333" w:rsidR="00D170FD" w:rsidRPr="005C684C" w:rsidRDefault="00532A5C" w:rsidP="00B30B0C">
            <w:pPr>
              <w:pStyle w:val="NoSpacing"/>
              <w:spacing w:line="360" w:lineRule="auto"/>
              <w:rPr>
                <w:rFonts w:cstheme="minorHAnsi"/>
                <w:sz w:val="24"/>
                <w:szCs w:val="24"/>
              </w:rPr>
            </w:pPr>
            <w:r>
              <w:rPr>
                <w:b/>
                <w:bCs/>
                <w:sz w:val="24"/>
                <w:szCs w:val="24"/>
              </w:rPr>
              <w:t xml:space="preserve">Figure 4. </w:t>
            </w:r>
            <w:r>
              <w:rPr>
                <w:sz w:val="24"/>
                <w:szCs w:val="24"/>
              </w:rPr>
              <w:t>Earliest termination date with rye</w:t>
            </w:r>
            <w:r w:rsidR="00CD7F6E">
              <w:rPr>
                <w:sz w:val="24"/>
                <w:szCs w:val="24"/>
              </w:rPr>
              <w:t xml:space="preserve"> (</w:t>
            </w:r>
            <w:r w:rsidR="00CD7F6E" w:rsidRPr="00CD7F6E">
              <w:rPr>
                <w:i/>
                <w:iCs/>
                <w:sz w:val="24"/>
                <w:szCs w:val="24"/>
              </w:rPr>
              <w:t>Secale cereal</w:t>
            </w:r>
            <w:r w:rsidR="00CD7F6E">
              <w:rPr>
                <w:sz w:val="24"/>
                <w:szCs w:val="24"/>
              </w:rPr>
              <w:t>)</w:t>
            </w:r>
            <w:r>
              <w:rPr>
                <w:sz w:val="24"/>
                <w:szCs w:val="24"/>
              </w:rPr>
              <w:t xml:space="preserve"> biomass in excess of 5 Mg ha</w:t>
            </w:r>
            <w:r>
              <w:rPr>
                <w:sz w:val="24"/>
                <w:szCs w:val="24"/>
                <w:vertAlign w:val="superscript"/>
              </w:rPr>
              <w:t>-1</w:t>
            </w:r>
            <w:r>
              <w:rPr>
                <w:sz w:val="24"/>
                <w:szCs w:val="24"/>
              </w:rPr>
              <w:t xml:space="preserve"> as predicted by the SALUS crop model. Simulations were run for three rye planting date scenarios (Sep-15, Oct-7, and Nov-1), each one for 30 years of historical weather. Results in </w:t>
            </w:r>
            <w:r>
              <w:rPr>
                <w:b/>
                <w:bCs/>
                <w:sz w:val="24"/>
                <w:szCs w:val="24"/>
              </w:rPr>
              <w:t>(a)</w:t>
            </w:r>
            <w:r>
              <w:rPr>
                <w:sz w:val="24"/>
                <w:szCs w:val="24"/>
              </w:rPr>
              <w:t xml:space="preserve"> are summarized by state at the </w:t>
            </w:r>
            <w:r w:rsidR="00CD7F6E">
              <w:rPr>
                <w:sz w:val="24"/>
                <w:szCs w:val="24"/>
              </w:rPr>
              <w:t>20</w:t>
            </w:r>
            <w:r>
              <w:rPr>
                <w:sz w:val="24"/>
                <w:szCs w:val="24"/>
              </w:rPr>
              <w:t xml:space="preserve">, </w:t>
            </w:r>
            <w:r w:rsidR="00CD7F6E">
              <w:rPr>
                <w:sz w:val="24"/>
                <w:szCs w:val="24"/>
              </w:rPr>
              <w:t>50</w:t>
            </w:r>
            <w:r>
              <w:rPr>
                <w:sz w:val="24"/>
                <w:szCs w:val="24"/>
              </w:rPr>
              <w:t xml:space="preserve"> and </w:t>
            </w:r>
            <w:r w:rsidR="00CD7F6E">
              <w:rPr>
                <w:sz w:val="24"/>
                <w:szCs w:val="24"/>
              </w:rPr>
              <w:t>80%</w:t>
            </w:r>
            <w:r>
              <w:rPr>
                <w:sz w:val="24"/>
                <w:szCs w:val="24"/>
              </w:rPr>
              <w:t xml:space="preserve"> probability levels. In Iowa, for example, rye biomass was greater than 5.0 Mg ha</w:t>
            </w:r>
            <w:r>
              <w:rPr>
                <w:sz w:val="24"/>
                <w:szCs w:val="24"/>
                <w:vertAlign w:val="superscript"/>
              </w:rPr>
              <w:t>-1</w:t>
            </w:r>
            <w:r>
              <w:rPr>
                <w:sz w:val="24"/>
                <w:szCs w:val="24"/>
              </w:rPr>
              <w:t xml:space="preserve"> in 80% of the years, if planted on Oct-7 and </w:t>
            </w:r>
            <w:r>
              <w:rPr>
                <w:sz w:val="24"/>
                <w:szCs w:val="24"/>
              </w:rPr>
              <w:lastRenderedPageBreak/>
              <w:t xml:space="preserve">terminated on or after Jun-17 (highlighted in red). Results in </w:t>
            </w:r>
            <w:r>
              <w:rPr>
                <w:b/>
                <w:bCs/>
                <w:sz w:val="24"/>
                <w:szCs w:val="24"/>
              </w:rPr>
              <w:t xml:space="preserve">(b) </w:t>
            </w:r>
            <w:r>
              <w:rPr>
                <w:sz w:val="24"/>
                <w:szCs w:val="24"/>
              </w:rPr>
              <w:t xml:space="preserve">correspond to the Oct-7 planting scenario, summarized by county at the </w:t>
            </w:r>
            <w:r w:rsidR="00CD7F6E">
              <w:rPr>
                <w:sz w:val="24"/>
                <w:szCs w:val="24"/>
              </w:rPr>
              <w:t>80%</w:t>
            </w:r>
            <w:r>
              <w:rPr>
                <w:sz w:val="24"/>
                <w:szCs w:val="24"/>
              </w:rPr>
              <w:t xml:space="preserve"> probability</w:t>
            </w:r>
            <w:r w:rsidR="00CD7F6E">
              <w:rPr>
                <w:sz w:val="24"/>
                <w:szCs w:val="24"/>
              </w:rPr>
              <w:t xml:space="preserve"> level</w:t>
            </w:r>
            <w:r>
              <w:rPr>
                <w:b/>
                <w:bCs/>
                <w:sz w:val="24"/>
                <w:szCs w:val="24"/>
              </w:rPr>
              <w:t>.</w:t>
            </w:r>
          </w:p>
        </w:tc>
      </w:tr>
    </w:tbl>
    <w:p w14:paraId="1F5AC989" w14:textId="77777777" w:rsidR="00D170FD" w:rsidRDefault="00D170FD" w:rsidP="00B30B0C">
      <w:pPr>
        <w:pStyle w:val="NoSpacing"/>
        <w:spacing w:line="360" w:lineRule="auto"/>
        <w:rPr>
          <w:rFonts w:cstheme="minorHAnsi"/>
          <w:sz w:val="24"/>
          <w:szCs w:val="24"/>
        </w:rPr>
      </w:pPr>
    </w:p>
    <w:p w14:paraId="34F1F820" w14:textId="41C8B1ED" w:rsidR="00E84551" w:rsidRDefault="00E84551" w:rsidP="00B30B0C">
      <w:pPr>
        <w:pStyle w:val="NoSpacing"/>
        <w:spacing w:line="360" w:lineRule="auto"/>
        <w:rPr>
          <w:rFonts w:cstheme="minorHAnsi"/>
          <w:sz w:val="24"/>
          <w:szCs w:val="24"/>
        </w:rPr>
      </w:pPr>
    </w:p>
    <w:p w14:paraId="0175CE67" w14:textId="4BBCB8DE" w:rsidR="00532A5C" w:rsidRDefault="00911260" w:rsidP="00B30B0C">
      <w:pPr>
        <w:pStyle w:val="NoSpacing"/>
        <w:spacing w:line="360" w:lineRule="auto"/>
        <w:rPr>
          <w:rFonts w:cstheme="minorHAnsi"/>
          <w:color w:val="7030A0"/>
          <w:sz w:val="24"/>
          <w:szCs w:val="24"/>
        </w:rPr>
      </w:pPr>
      <w:r>
        <w:rPr>
          <w:rFonts w:cstheme="minorHAnsi"/>
          <w:sz w:val="24"/>
          <w:szCs w:val="24"/>
        </w:rPr>
        <w:t xml:space="preserve">Delaying </w:t>
      </w:r>
      <w:r w:rsidR="00E61399">
        <w:rPr>
          <w:rFonts w:cstheme="minorHAnsi"/>
          <w:sz w:val="24"/>
          <w:szCs w:val="24"/>
        </w:rPr>
        <w:t xml:space="preserve">spring </w:t>
      </w:r>
      <w:r>
        <w:rPr>
          <w:rFonts w:cstheme="minorHAnsi"/>
          <w:sz w:val="24"/>
          <w:szCs w:val="24"/>
        </w:rPr>
        <w:t xml:space="preserve">planting to maximize CC biomass will almost always result in a loss of </w:t>
      </w:r>
      <w:r w:rsidR="00CD7F6E">
        <w:rPr>
          <w:rFonts w:cstheme="minorHAnsi"/>
          <w:sz w:val="24"/>
          <w:szCs w:val="24"/>
        </w:rPr>
        <w:t>maize</w:t>
      </w:r>
      <w:r>
        <w:rPr>
          <w:rFonts w:cstheme="minorHAnsi"/>
          <w:sz w:val="24"/>
          <w:szCs w:val="24"/>
        </w:rPr>
        <w:t xml:space="preserve"> yield </w:t>
      </w:r>
      <w:r w:rsidR="00C27780" w:rsidRPr="007A4BFC">
        <w:rPr>
          <w:rFonts w:cs="Calibri"/>
          <w:noProof/>
          <w:sz w:val="24"/>
          <w:szCs w:val="24"/>
        </w:rPr>
        <w:t>(Bollero and Bullock 1994; Baum et al. 2019)</w:t>
      </w:r>
      <w:r w:rsidRPr="007A4BFC">
        <w:rPr>
          <w:rFonts w:cs="Calibri"/>
          <w:sz w:val="24"/>
          <w:szCs w:val="24"/>
        </w:rPr>
        <w:t>.</w:t>
      </w:r>
      <w:r>
        <w:rPr>
          <w:rFonts w:cstheme="minorHAnsi"/>
          <w:sz w:val="24"/>
          <w:szCs w:val="24"/>
        </w:rPr>
        <w:t xml:space="preserve"> </w:t>
      </w:r>
      <w:r w:rsidR="00E61399">
        <w:rPr>
          <w:rFonts w:cstheme="minorHAnsi"/>
          <w:sz w:val="24"/>
          <w:szCs w:val="24"/>
        </w:rPr>
        <w:t xml:space="preserve">In maize, </w:t>
      </w:r>
      <w:r w:rsidR="00D63120">
        <w:rPr>
          <w:rFonts w:cstheme="minorHAnsi"/>
          <w:sz w:val="24"/>
          <w:szCs w:val="24"/>
        </w:rPr>
        <w:t>terminati</w:t>
      </w:r>
      <w:r w:rsidR="00BC4B64">
        <w:rPr>
          <w:rFonts w:cstheme="minorHAnsi"/>
          <w:sz w:val="24"/>
          <w:szCs w:val="24"/>
        </w:rPr>
        <w:t xml:space="preserve">ng </w:t>
      </w:r>
      <w:r w:rsidR="00D63120">
        <w:rPr>
          <w:rFonts w:cstheme="minorHAnsi"/>
          <w:sz w:val="24"/>
          <w:szCs w:val="24"/>
        </w:rPr>
        <w:t xml:space="preserve">a rye </w:t>
      </w:r>
      <w:r w:rsidR="00BC4B64">
        <w:rPr>
          <w:rFonts w:cstheme="minorHAnsi"/>
          <w:sz w:val="24"/>
          <w:szCs w:val="24"/>
        </w:rPr>
        <w:t>CC</w:t>
      </w:r>
      <w:r w:rsidR="00D63120">
        <w:rPr>
          <w:rFonts w:cstheme="minorHAnsi"/>
          <w:sz w:val="24"/>
          <w:szCs w:val="24"/>
        </w:rPr>
        <w:t xml:space="preserve"> </w:t>
      </w:r>
      <w:r w:rsidR="00BC4B64">
        <w:rPr>
          <w:rFonts w:cstheme="minorHAnsi"/>
          <w:sz w:val="24"/>
          <w:szCs w:val="24"/>
        </w:rPr>
        <w:t xml:space="preserve">at least a week </w:t>
      </w:r>
      <w:r w:rsidR="00D63120">
        <w:rPr>
          <w:rFonts w:cstheme="minorHAnsi"/>
          <w:sz w:val="24"/>
          <w:szCs w:val="24"/>
        </w:rPr>
        <w:t xml:space="preserve">before </w:t>
      </w:r>
      <w:r w:rsidR="00BC4B64">
        <w:rPr>
          <w:rFonts w:cstheme="minorHAnsi"/>
          <w:sz w:val="24"/>
          <w:szCs w:val="24"/>
        </w:rPr>
        <w:t xml:space="preserve">planting </w:t>
      </w:r>
      <w:r w:rsidR="00D63120">
        <w:rPr>
          <w:rFonts w:cstheme="minorHAnsi"/>
          <w:sz w:val="24"/>
          <w:szCs w:val="24"/>
        </w:rPr>
        <w:t>is crucial to preventing yield drag</w:t>
      </w:r>
      <w:r w:rsidR="00D83D6D">
        <w:rPr>
          <w:rFonts w:cstheme="minorHAnsi"/>
          <w:sz w:val="24"/>
          <w:szCs w:val="24"/>
        </w:rPr>
        <w:t xml:space="preserve"> </w:t>
      </w:r>
      <w:r w:rsidR="00D83D6D" w:rsidRPr="007A4BFC">
        <w:rPr>
          <w:rFonts w:cs="Calibri"/>
          <w:noProof/>
          <w:sz w:val="24"/>
          <w:szCs w:val="24"/>
        </w:rPr>
        <w:t>(Gailans et al. 2019)</w:t>
      </w:r>
      <w:r w:rsidR="00BC4B64" w:rsidRPr="007A4BFC">
        <w:rPr>
          <w:rFonts w:cs="Calibri"/>
          <w:sz w:val="24"/>
          <w:szCs w:val="24"/>
        </w:rPr>
        <w:t xml:space="preserve">. In soybean, </w:t>
      </w:r>
      <w:r w:rsidR="00A85B61" w:rsidRPr="007A4BFC">
        <w:rPr>
          <w:rFonts w:cs="Calibri"/>
          <w:sz w:val="24"/>
          <w:szCs w:val="24"/>
        </w:rPr>
        <w:t xml:space="preserve">planting dates are less crucial through the end of May </w:t>
      </w:r>
      <w:r w:rsidR="00A85B61" w:rsidRPr="007A4BFC">
        <w:rPr>
          <w:rFonts w:cs="Calibri"/>
          <w:noProof/>
          <w:sz w:val="24"/>
          <w:szCs w:val="24"/>
        </w:rPr>
        <w:t>(Egli and Cornelius 2009; Kessler et al. 2020</w:t>
      </w:r>
      <w:proofErr w:type="gramStart"/>
      <w:r w:rsidR="00A85B61" w:rsidRPr="007A4BFC">
        <w:rPr>
          <w:rFonts w:cs="Calibri"/>
          <w:noProof/>
          <w:sz w:val="24"/>
          <w:szCs w:val="24"/>
        </w:rPr>
        <w:t>)</w:t>
      </w:r>
      <w:r w:rsidR="00A85B61" w:rsidRPr="007A4BFC">
        <w:rPr>
          <w:rFonts w:cs="Calibri"/>
          <w:sz w:val="24"/>
          <w:szCs w:val="24"/>
        </w:rPr>
        <w:t>,</w:t>
      </w:r>
      <w:r w:rsidR="00A85B61">
        <w:rPr>
          <w:rFonts w:cstheme="minorHAnsi"/>
          <w:sz w:val="24"/>
          <w:szCs w:val="24"/>
        </w:rPr>
        <w:t xml:space="preserve"> and</w:t>
      </w:r>
      <w:proofErr w:type="gramEnd"/>
      <w:r w:rsidR="00D63120">
        <w:rPr>
          <w:rFonts w:cstheme="minorHAnsi"/>
          <w:sz w:val="24"/>
          <w:szCs w:val="24"/>
        </w:rPr>
        <w:t xml:space="preserve"> allowing the </w:t>
      </w:r>
      <w:r w:rsidR="00D170FD">
        <w:rPr>
          <w:rFonts w:cstheme="minorHAnsi"/>
          <w:sz w:val="24"/>
          <w:szCs w:val="24"/>
        </w:rPr>
        <w:t>CC</w:t>
      </w:r>
      <w:r w:rsidR="00D63120">
        <w:rPr>
          <w:rFonts w:cstheme="minorHAnsi"/>
          <w:sz w:val="24"/>
          <w:szCs w:val="24"/>
        </w:rPr>
        <w:t xml:space="preserve"> to continue growing even after soybean planting has shown no significant effect on yields and has anecdotally improved weed control (</w:t>
      </w:r>
      <w:r w:rsidR="00D63120" w:rsidRPr="00E61399">
        <w:rPr>
          <w:rFonts w:cstheme="minorHAnsi"/>
          <w:color w:val="FF0000"/>
          <w:sz w:val="24"/>
          <w:szCs w:val="24"/>
        </w:rPr>
        <w:t xml:space="preserve">cite </w:t>
      </w:r>
      <w:r w:rsidR="00BB7FFE">
        <w:rPr>
          <w:rFonts w:cstheme="minorHAnsi"/>
          <w:color w:val="FF0000"/>
          <w:sz w:val="24"/>
          <w:szCs w:val="24"/>
        </w:rPr>
        <w:t xml:space="preserve">Sam’s </w:t>
      </w:r>
      <w:r w:rsidR="00D63120" w:rsidRPr="00E61399">
        <w:rPr>
          <w:rFonts w:cstheme="minorHAnsi"/>
          <w:color w:val="FF0000"/>
          <w:sz w:val="24"/>
          <w:szCs w:val="24"/>
        </w:rPr>
        <w:t>PFI report</w:t>
      </w:r>
      <w:r w:rsidR="00D63120">
        <w:rPr>
          <w:rFonts w:cstheme="minorHAnsi"/>
          <w:sz w:val="24"/>
          <w:szCs w:val="24"/>
        </w:rPr>
        <w:t xml:space="preserve">). </w:t>
      </w:r>
      <w:r w:rsidR="00D170FD" w:rsidRPr="00BB7FFE">
        <w:rPr>
          <w:rFonts w:cstheme="minorHAnsi"/>
          <w:sz w:val="24"/>
          <w:szCs w:val="24"/>
        </w:rPr>
        <w:t>Unfortunately</w:t>
      </w:r>
      <w:r w:rsidR="00532A5C" w:rsidRPr="00BB7FFE">
        <w:rPr>
          <w:rFonts w:cstheme="minorHAnsi"/>
          <w:sz w:val="24"/>
          <w:szCs w:val="24"/>
        </w:rPr>
        <w:t>,</w:t>
      </w:r>
      <w:r w:rsidR="00D170FD" w:rsidRPr="00BB7FFE">
        <w:rPr>
          <w:rFonts w:cstheme="minorHAnsi"/>
          <w:sz w:val="24"/>
          <w:szCs w:val="24"/>
        </w:rPr>
        <w:t xml:space="preserve"> </w:t>
      </w:r>
      <w:r w:rsidR="00532A5C" w:rsidRPr="00BB7FFE">
        <w:rPr>
          <w:rFonts w:cstheme="minorHAnsi"/>
          <w:sz w:val="24"/>
          <w:szCs w:val="24"/>
        </w:rPr>
        <w:t xml:space="preserve">producers in </w:t>
      </w:r>
      <w:r w:rsidR="00D170FD" w:rsidRPr="00BB7FFE">
        <w:rPr>
          <w:rFonts w:cstheme="minorHAnsi"/>
          <w:sz w:val="24"/>
          <w:szCs w:val="24"/>
        </w:rPr>
        <w:t>some conservation districts are required to terminate CCs within a pre-defined window before cash crop planting to remain eligible for subsidized crop insurance (</w:t>
      </w:r>
      <w:r w:rsidR="00D170FD" w:rsidRPr="00BB7FFE">
        <w:rPr>
          <w:rFonts w:cstheme="minorHAnsi"/>
          <w:color w:val="FF0000"/>
          <w:sz w:val="24"/>
          <w:szCs w:val="24"/>
        </w:rPr>
        <w:t>CITE</w:t>
      </w:r>
      <w:r w:rsidR="00D170FD" w:rsidRPr="00BB7FFE">
        <w:rPr>
          <w:rFonts w:cstheme="minorHAnsi"/>
          <w:sz w:val="24"/>
          <w:szCs w:val="24"/>
        </w:rPr>
        <w:t xml:space="preserve">), which limits use of delayed termination as a method to increase weed suppression services of CCs. </w:t>
      </w:r>
    </w:p>
    <w:p w14:paraId="0FB55BE0" w14:textId="77777777" w:rsidR="00532A5C" w:rsidRDefault="00532A5C" w:rsidP="00B30B0C">
      <w:pPr>
        <w:pStyle w:val="NoSpacing"/>
        <w:spacing w:line="360" w:lineRule="auto"/>
        <w:rPr>
          <w:rFonts w:cstheme="minorHAnsi"/>
          <w:color w:val="7030A0"/>
          <w:sz w:val="24"/>
          <w:szCs w:val="24"/>
        </w:rPr>
      </w:pPr>
    </w:p>
    <w:p w14:paraId="710F6544" w14:textId="5DDD9D11" w:rsidR="00532A5C" w:rsidRDefault="00532A5C" w:rsidP="00B30B0C">
      <w:pPr>
        <w:pStyle w:val="NoSpacing"/>
        <w:spacing w:line="360" w:lineRule="auto"/>
        <w:rPr>
          <w:sz w:val="24"/>
          <w:szCs w:val="24"/>
        </w:rPr>
      </w:pPr>
      <w:r>
        <w:rPr>
          <w:sz w:val="24"/>
          <w:szCs w:val="24"/>
        </w:rPr>
        <w:t xml:space="preserve">Fertilization of CCs is also another tactic that may increase CC </w:t>
      </w:r>
      <w:proofErr w:type="gramStart"/>
      <w:r>
        <w:rPr>
          <w:sz w:val="24"/>
          <w:szCs w:val="24"/>
        </w:rPr>
        <w:t>biomass, but</w:t>
      </w:r>
      <w:proofErr w:type="gramEnd"/>
      <w:r>
        <w:rPr>
          <w:sz w:val="24"/>
          <w:szCs w:val="24"/>
        </w:rPr>
        <w:t xml:space="preserve"> would result in an additional cost to producers and may negate nutrient pollution mitigation services. Early fall planting may therefore be the best tactic for increasing weed suppression provided by CCs, although this is not always feasible because standing crops often preclude the establishment of </w:t>
      </w:r>
      <w:r w:rsidR="00BB7FFE">
        <w:rPr>
          <w:sz w:val="24"/>
          <w:szCs w:val="24"/>
        </w:rPr>
        <w:t>CC</w:t>
      </w:r>
      <w:r>
        <w:rPr>
          <w:sz w:val="24"/>
          <w:szCs w:val="24"/>
        </w:rPr>
        <w:t xml:space="preserve">s well into mid to late October. While aerial seeding and similar strategies can be used to establish cover crops into standing maize or soybeans, these methods are often unreliable </w:t>
      </w:r>
      <w:r w:rsidR="00790FEA">
        <w:rPr>
          <w:sz w:val="24"/>
          <w:szCs w:val="24"/>
        </w:rPr>
        <w:fldChar w:fldCharType="begin" w:fldLock="1"/>
      </w:r>
      <w:r w:rsidR="00790FEA">
        <w:rPr>
          <w:sz w:val="24"/>
          <w:szCs w:val="24"/>
        </w:rPr>
        <w:instrText>ADDIN CSL_CITATION {"citationItems":[{"id":"ITEM-1","itemData":{"DOI":"10.2489/jswc.69.3.67A","ISSN":"00224561","author":[{"dropping-particle":"","family":"Wilson","given":"Melissa L.","non-dropping-particle":"","parse-names":false,"suffix":""},{"dropping-particle":"","family":"Allan","given":"Deborah L.","non-dropping-particle":"","parse-names":false,"suffix":""},{"dropping-particle":"","family":"Baker","given":"John M.","non-dropping-particle":"","parse-names":false,"suffix":""}],"container-title":"Journal of Soil and Water Conservation","id":"ITEM-1","issue":"3","issued":{"date-parts":[["2014","5","1"]]},"page":"67A-72A","publisher":"Soil Conservation Society of America","title":"Aerially seeding cover crops in the northern US Corn Belt: Limitations, future research needs, and alternative practices","type":"article-journal","volume":"69"},"uris":["http://www.mendeley.com/documents/?uuid=b0e08100-0d51-333b-9fc5-2182d5aebf5e"]}],"mendeley":{"formattedCitation":"(Wilson et al. 2014)","plainTextFormattedCitation":"(Wilson et al. 2014)"},"properties":{"noteIndex":0},"schema":"https://github.com/citation-style-language/schema/raw/master/csl-citation.json"}</w:instrText>
      </w:r>
      <w:r w:rsidR="00790FEA">
        <w:rPr>
          <w:sz w:val="24"/>
          <w:szCs w:val="24"/>
        </w:rPr>
        <w:fldChar w:fldCharType="separate"/>
      </w:r>
      <w:r w:rsidR="00790FEA" w:rsidRPr="00790FEA">
        <w:rPr>
          <w:noProof/>
          <w:sz w:val="24"/>
          <w:szCs w:val="24"/>
        </w:rPr>
        <w:t>(Wilson et al. 2014)</w:t>
      </w:r>
      <w:r w:rsidR="00790FEA">
        <w:rPr>
          <w:sz w:val="24"/>
          <w:szCs w:val="24"/>
        </w:rPr>
        <w:fldChar w:fldCharType="end"/>
      </w:r>
      <w:r>
        <w:rPr>
          <w:sz w:val="24"/>
          <w:szCs w:val="24"/>
        </w:rPr>
        <w:t xml:space="preserve">. Further, it should be noted simulation in this study was performed assuming direct seeding with appropriate seed-to-soil contact so that germination occurs uniformly within a few days after planting (S2). Therefore, our results should not be extrapolated to estimate biomass levels using other planting methods. Other ecosystem services of CCs are strongly related to CC biomass, including reduced nitrate leaching and erosion control, meaning increasing CC biomass may represent a multiple-win situation for environmental services. Research supporting CC planting equipment, breeding, and other agronomic innovations will be needed to optimize CC services such as weed control.  </w:t>
      </w:r>
    </w:p>
    <w:p w14:paraId="13E2C709" w14:textId="77777777" w:rsidR="00A91ABA" w:rsidRDefault="00A91ABA" w:rsidP="00B30B0C">
      <w:pPr>
        <w:pStyle w:val="NoSpacing"/>
        <w:spacing w:line="360" w:lineRule="auto"/>
        <w:rPr>
          <w:rFonts w:cstheme="minorHAnsi"/>
          <w:sz w:val="24"/>
          <w:szCs w:val="24"/>
        </w:rPr>
      </w:pPr>
    </w:p>
    <w:p w14:paraId="36E4E97E" w14:textId="108B9144" w:rsidR="00D63120" w:rsidRDefault="00D63120" w:rsidP="00B30B0C">
      <w:pPr>
        <w:pStyle w:val="NoSpacing"/>
        <w:spacing w:line="360" w:lineRule="auto"/>
        <w:rPr>
          <w:rFonts w:cstheme="minorHAnsi"/>
          <w:sz w:val="24"/>
          <w:szCs w:val="24"/>
        </w:rPr>
      </w:pPr>
    </w:p>
    <w:p w14:paraId="2B070D36" w14:textId="77777777" w:rsidR="00D63120" w:rsidRDefault="00D63120" w:rsidP="00B30B0C">
      <w:pPr>
        <w:pStyle w:val="NoSpacing"/>
        <w:spacing w:line="360" w:lineRule="auto"/>
        <w:rPr>
          <w:rFonts w:cstheme="minorHAnsi"/>
          <w:sz w:val="24"/>
          <w:szCs w:val="24"/>
        </w:rPr>
      </w:pPr>
    </w:p>
    <w:p w14:paraId="7713B216" w14:textId="47E7C4F4" w:rsidR="009C6443" w:rsidRPr="009C6443" w:rsidRDefault="009C6443" w:rsidP="00B30B0C">
      <w:pPr>
        <w:pStyle w:val="NoSpacing"/>
        <w:spacing w:line="360" w:lineRule="auto"/>
        <w:rPr>
          <w:rFonts w:cstheme="minorHAnsi"/>
          <w:b/>
          <w:sz w:val="24"/>
          <w:szCs w:val="24"/>
          <w:u w:val="single"/>
        </w:rPr>
      </w:pPr>
      <w:r w:rsidRPr="009C6443">
        <w:rPr>
          <w:rFonts w:cstheme="minorHAnsi"/>
          <w:b/>
          <w:sz w:val="24"/>
          <w:szCs w:val="24"/>
          <w:u w:val="single"/>
        </w:rPr>
        <w:t>3.4 Tradeoffs in managing weeds and cash crop yields</w:t>
      </w:r>
    </w:p>
    <w:p w14:paraId="49A3F36C" w14:textId="77777777" w:rsidR="009C6443" w:rsidRDefault="009C6443" w:rsidP="00B30B0C">
      <w:pPr>
        <w:pStyle w:val="NoSpacing"/>
        <w:spacing w:line="360" w:lineRule="auto"/>
        <w:rPr>
          <w:rFonts w:cstheme="minorHAnsi"/>
          <w:sz w:val="24"/>
          <w:szCs w:val="24"/>
        </w:rPr>
      </w:pPr>
    </w:p>
    <w:p w14:paraId="52D8FC5B" w14:textId="6A1D332C" w:rsidR="00442DA9" w:rsidRPr="00442DA9" w:rsidRDefault="009C6443" w:rsidP="00B30B0C">
      <w:pPr>
        <w:pStyle w:val="NoSpacing"/>
        <w:spacing w:line="360" w:lineRule="auto"/>
        <w:rPr>
          <w:rFonts w:cstheme="minorHAnsi"/>
          <w:sz w:val="24"/>
          <w:szCs w:val="24"/>
        </w:rPr>
      </w:pPr>
      <w:r>
        <w:rPr>
          <w:rFonts w:cstheme="minorHAnsi"/>
          <w:sz w:val="24"/>
          <w:szCs w:val="24"/>
        </w:rPr>
        <w:t xml:space="preserve">Other meta-analyses have looked specifically at the effects of CCs on subsequent cash crop yields </w:t>
      </w:r>
      <w:r w:rsidR="00C27780" w:rsidRPr="007A4BFC">
        <w:rPr>
          <w:rFonts w:cs="Calibri"/>
          <w:noProof/>
          <w:sz w:val="24"/>
          <w:szCs w:val="24"/>
        </w:rPr>
        <w:t>(Miguez and Bollero 2005; Marcillo and Miguez 2017)</w:t>
      </w:r>
      <w:r w:rsidR="00A91ABA" w:rsidRPr="007A4BFC">
        <w:rPr>
          <w:rFonts w:cs="Calibri"/>
          <w:sz w:val="24"/>
          <w:szCs w:val="24"/>
        </w:rPr>
        <w:t>,</w:t>
      </w:r>
      <w:r w:rsidR="00A91ABA">
        <w:rPr>
          <w:rFonts w:cstheme="minorHAnsi"/>
          <w:sz w:val="24"/>
          <w:szCs w:val="24"/>
        </w:rPr>
        <w:t xml:space="preserve"> showing grass CCs have a neutral effect on yields, while </w:t>
      </w:r>
      <w:r w:rsidR="005C31E7">
        <w:rPr>
          <w:rFonts w:cstheme="minorHAnsi"/>
          <w:sz w:val="24"/>
          <w:szCs w:val="24"/>
        </w:rPr>
        <w:t>mixes and legumes</w:t>
      </w:r>
      <w:r w:rsidR="00A91ABA">
        <w:rPr>
          <w:rFonts w:cstheme="minorHAnsi"/>
          <w:sz w:val="24"/>
          <w:szCs w:val="24"/>
        </w:rPr>
        <w:t xml:space="preserve"> have positive </w:t>
      </w:r>
      <w:r w:rsidR="005C31E7">
        <w:rPr>
          <w:rFonts w:cstheme="minorHAnsi"/>
          <w:sz w:val="24"/>
          <w:szCs w:val="24"/>
        </w:rPr>
        <w:t>effects. H</w:t>
      </w:r>
      <w:r>
        <w:rPr>
          <w:rFonts w:cstheme="minorHAnsi"/>
          <w:sz w:val="24"/>
          <w:szCs w:val="24"/>
        </w:rPr>
        <w:t>owever</w:t>
      </w:r>
      <w:r w:rsidR="003F4582">
        <w:rPr>
          <w:rFonts w:cstheme="minorHAnsi"/>
          <w:sz w:val="24"/>
          <w:szCs w:val="24"/>
        </w:rPr>
        <w:t>,</w:t>
      </w:r>
      <w:r>
        <w:rPr>
          <w:rFonts w:cstheme="minorHAnsi"/>
          <w:sz w:val="24"/>
          <w:szCs w:val="24"/>
        </w:rPr>
        <w:t xml:space="preserve"> assessing whether there is a trade-off in managing CCs for weed control versus yield maintenance is </w:t>
      </w:r>
      <w:r w:rsidRPr="007A4BFC">
        <w:rPr>
          <w:rFonts w:cs="Calibri"/>
          <w:sz w:val="24"/>
          <w:szCs w:val="24"/>
        </w:rPr>
        <w:t>a</w:t>
      </w:r>
      <w:r w:rsidR="006A7B2E">
        <w:rPr>
          <w:rFonts w:cs="Calibri"/>
          <w:sz w:val="24"/>
          <w:szCs w:val="24"/>
        </w:rPr>
        <w:t xml:space="preserve">n important </w:t>
      </w:r>
      <w:r>
        <w:rPr>
          <w:rFonts w:cstheme="minorHAnsi"/>
          <w:sz w:val="24"/>
          <w:szCs w:val="24"/>
        </w:rPr>
        <w:t xml:space="preserve">question. </w:t>
      </w:r>
      <w:r w:rsidR="00442DA9">
        <w:rPr>
          <w:rFonts w:cstheme="minorHAnsi"/>
          <w:sz w:val="24"/>
          <w:szCs w:val="24"/>
        </w:rPr>
        <w:t>In</w:t>
      </w:r>
      <w:r w:rsidR="00211583">
        <w:rPr>
          <w:rFonts w:cstheme="minorHAnsi"/>
          <w:sz w:val="24"/>
          <w:szCs w:val="24"/>
        </w:rPr>
        <w:t xml:space="preserve"> our database only 23% of the comparisons exhibited a ‘win-win’ situation, with a concomitant increase in cash crop yield and d</w:t>
      </w:r>
      <w:r w:rsidR="00442DA9">
        <w:rPr>
          <w:rFonts w:cstheme="minorHAnsi"/>
          <w:sz w:val="24"/>
          <w:szCs w:val="24"/>
        </w:rPr>
        <w:t>ecrease in weed pressure (Fig. 5</w:t>
      </w:r>
      <w:r w:rsidR="00211583">
        <w:rPr>
          <w:rFonts w:cstheme="minorHAnsi"/>
          <w:sz w:val="24"/>
          <w:szCs w:val="24"/>
        </w:rPr>
        <w:t xml:space="preserve">). Using a random forest model, we found no </w:t>
      </w:r>
      <w:r w:rsidR="00BB7FFE">
        <w:rPr>
          <w:rFonts w:cstheme="minorHAnsi"/>
          <w:sz w:val="24"/>
          <w:szCs w:val="24"/>
        </w:rPr>
        <w:t xml:space="preserve">single nor combination of </w:t>
      </w:r>
      <w:r w:rsidR="00211583">
        <w:rPr>
          <w:rFonts w:cstheme="minorHAnsi"/>
          <w:sz w:val="24"/>
          <w:szCs w:val="24"/>
        </w:rPr>
        <w:t>factors that were strong predictors of whether an observation would fall in the win-win category, suggesting maximizing cash crop yields and weed suppression may not have overlapping management strategies.</w:t>
      </w:r>
      <w:r w:rsidR="00211583" w:rsidRPr="00BB55FA">
        <w:rPr>
          <w:rFonts w:cstheme="minorHAnsi"/>
          <w:color w:val="FF0000"/>
          <w:sz w:val="24"/>
          <w:szCs w:val="24"/>
        </w:rPr>
        <w:t xml:space="preserve"> </w:t>
      </w:r>
      <w:r w:rsidR="00211583">
        <w:rPr>
          <w:rFonts w:cstheme="minorHAnsi"/>
          <w:sz w:val="24"/>
          <w:szCs w:val="24"/>
        </w:rPr>
        <w:t xml:space="preserve"> </w:t>
      </w:r>
      <w:r w:rsidR="00442DA9">
        <w:rPr>
          <w:rFonts w:cstheme="minorHAnsi"/>
          <w:sz w:val="24"/>
          <w:szCs w:val="24"/>
        </w:rPr>
        <w:t xml:space="preserve">Although we did not see a significant effect of CC type on yields in our dataset, yield-focused studies with more comparisons found </w:t>
      </w:r>
      <w:r w:rsidR="00442DA9" w:rsidRPr="007A4BFC">
        <w:rPr>
          <w:rFonts w:cs="Calibri"/>
          <w:sz w:val="24"/>
          <w:szCs w:val="24"/>
        </w:rPr>
        <w:t>th</w:t>
      </w:r>
      <w:r w:rsidR="006A7B2E">
        <w:rPr>
          <w:rFonts w:cs="Calibri"/>
          <w:sz w:val="24"/>
          <w:szCs w:val="24"/>
        </w:rPr>
        <w:t>at</w:t>
      </w:r>
      <w:r w:rsidR="00442DA9">
        <w:rPr>
          <w:rFonts w:cstheme="minorHAnsi"/>
          <w:sz w:val="24"/>
          <w:szCs w:val="24"/>
        </w:rPr>
        <w:t xml:space="preserve"> CC</w:t>
      </w:r>
      <w:r w:rsidR="00442DA9" w:rsidRPr="007A4BFC">
        <w:rPr>
          <w:rFonts w:cs="Calibri"/>
          <w:sz w:val="24"/>
          <w:szCs w:val="24"/>
        </w:rPr>
        <w:t xml:space="preserve"> </w:t>
      </w:r>
      <w:r w:rsidR="006A7B2E" w:rsidRPr="007A4BFC">
        <w:rPr>
          <w:rFonts w:cs="Calibri"/>
          <w:sz w:val="24"/>
          <w:szCs w:val="24"/>
        </w:rPr>
        <w:t>species</w:t>
      </w:r>
      <w:r w:rsidR="00442DA9">
        <w:rPr>
          <w:rFonts w:cstheme="minorHAnsi"/>
          <w:sz w:val="24"/>
          <w:szCs w:val="24"/>
        </w:rPr>
        <w:t xml:space="preserve"> is one of the most important management choices affecting yields, with non-grasses being associated with the largest yield increases </w:t>
      </w:r>
      <w:r w:rsidR="00442DA9" w:rsidRPr="007A4BFC">
        <w:rPr>
          <w:rFonts w:cs="Calibri"/>
          <w:noProof/>
          <w:sz w:val="24"/>
          <w:szCs w:val="24"/>
        </w:rPr>
        <w:t>(Marcillo and Miguez 2017)</w:t>
      </w:r>
      <w:r w:rsidR="00442DA9" w:rsidRPr="007A4BFC">
        <w:rPr>
          <w:rFonts w:cs="Calibri"/>
          <w:sz w:val="24"/>
          <w:szCs w:val="24"/>
        </w:rPr>
        <w:t xml:space="preserve">. In contrast, our study </w:t>
      </w:r>
      <w:r w:rsidR="006A7B2E">
        <w:rPr>
          <w:rFonts w:cs="Calibri"/>
          <w:sz w:val="24"/>
          <w:szCs w:val="24"/>
        </w:rPr>
        <w:t xml:space="preserve">did not </w:t>
      </w:r>
      <w:r w:rsidR="00442DA9" w:rsidRPr="007A4BFC">
        <w:rPr>
          <w:rFonts w:cs="Calibri"/>
          <w:sz w:val="24"/>
          <w:szCs w:val="24"/>
        </w:rPr>
        <w:t>f</w:t>
      </w:r>
      <w:r w:rsidR="006A7B2E">
        <w:rPr>
          <w:rFonts w:cs="Calibri"/>
          <w:sz w:val="24"/>
          <w:szCs w:val="24"/>
        </w:rPr>
        <w:t>i</w:t>
      </w:r>
      <w:r w:rsidR="00442DA9" w:rsidRPr="007A4BFC">
        <w:rPr>
          <w:rFonts w:cs="Calibri"/>
          <w:sz w:val="24"/>
          <w:szCs w:val="24"/>
        </w:rPr>
        <w:t xml:space="preserve">nd </w:t>
      </w:r>
      <w:r w:rsidR="006A7B2E">
        <w:rPr>
          <w:rFonts w:cs="Calibri"/>
          <w:sz w:val="24"/>
          <w:szCs w:val="24"/>
        </w:rPr>
        <w:t>that</w:t>
      </w:r>
      <w:r w:rsidR="00442DA9">
        <w:rPr>
          <w:rFonts w:cstheme="minorHAnsi"/>
          <w:sz w:val="24"/>
          <w:szCs w:val="24"/>
        </w:rPr>
        <w:t xml:space="preserve"> non-grass CCs offer significant weed suppression. This indicates choosing a CC species to maximize cash crop yields versus weed suppression may be at odds.  </w:t>
      </w:r>
    </w:p>
    <w:p w14:paraId="69561F39" w14:textId="77777777" w:rsidR="00442DA9" w:rsidRDefault="00442DA9" w:rsidP="00B30B0C">
      <w:pPr>
        <w:pStyle w:val="NoSpacing"/>
        <w:spacing w:line="360" w:lineRule="auto"/>
        <w:rPr>
          <w:rFonts w:cstheme="minorHAnsi"/>
          <w:b/>
          <w:sz w:val="28"/>
          <w:szCs w:val="24"/>
          <w:u w:val="single"/>
        </w:rPr>
      </w:pPr>
    </w:p>
    <w:p w14:paraId="27F8CAB0" w14:textId="149003DC" w:rsidR="00442DA9" w:rsidRDefault="00442DA9" w:rsidP="00B30B0C">
      <w:pPr>
        <w:pStyle w:val="NoSpacing"/>
        <w:spacing w:line="360" w:lineRule="auto"/>
        <w:rPr>
          <w:rFonts w:cstheme="minorHAnsi"/>
          <w:sz w:val="24"/>
          <w:szCs w:val="24"/>
        </w:rPr>
      </w:pPr>
      <w:r>
        <w:rPr>
          <w:rFonts w:cstheme="minorHAnsi"/>
          <w:sz w:val="24"/>
          <w:szCs w:val="24"/>
        </w:rPr>
        <w:t xml:space="preserve">One concerning trend is the extremeness of the responses for decreased yield. While other meta-analyses have looked at </w:t>
      </w:r>
      <w:r w:rsidRPr="003F4E00">
        <w:rPr>
          <w:rFonts w:cstheme="minorHAnsi"/>
          <w:i/>
          <w:sz w:val="24"/>
          <w:szCs w:val="24"/>
        </w:rPr>
        <w:t>average</w:t>
      </w:r>
      <w:r>
        <w:rPr>
          <w:rFonts w:cstheme="minorHAnsi"/>
          <w:sz w:val="24"/>
          <w:szCs w:val="24"/>
        </w:rPr>
        <w:t xml:space="preserve"> yield responses, the question of whether CCs can stabilize yields or expose producers to additional risks has not been directly addressed. Our database indicates that while CCs have a </w:t>
      </w:r>
      <w:commentRangeStart w:id="112"/>
      <w:r>
        <w:rPr>
          <w:rFonts w:cstheme="minorHAnsi"/>
          <w:sz w:val="24"/>
          <w:szCs w:val="24"/>
        </w:rPr>
        <w:t xml:space="preserve">slightly negative effect </w:t>
      </w:r>
      <w:commentRangeEnd w:id="112"/>
      <w:r w:rsidR="006A7B2E">
        <w:rPr>
          <w:rStyle w:val="CommentReference"/>
        </w:rPr>
        <w:commentReference w:id="112"/>
      </w:r>
      <w:r>
        <w:rPr>
          <w:rFonts w:cstheme="minorHAnsi"/>
          <w:sz w:val="24"/>
          <w:szCs w:val="24"/>
        </w:rPr>
        <w:t xml:space="preserve">on yields on average (p=0.07), yield decreases, when they do occur, are more severe than yield increases (Fig. 5). A caveat to these results is that weed researchers may not manage experiments to maximize yields. For example, if a CC produces poor weed control, a producer would likely respond with additional weed control tactics, while in a research setting one may allow the weeds to continue to grow </w:t>
      </w:r>
      <w:r>
        <w:rPr>
          <w:rFonts w:cstheme="minorHAnsi"/>
          <w:sz w:val="24"/>
          <w:szCs w:val="24"/>
        </w:rPr>
        <w:lastRenderedPageBreak/>
        <w:t xml:space="preserve">in order to assess what effect they </w:t>
      </w:r>
      <w:r w:rsidRPr="002272F1">
        <w:rPr>
          <w:rFonts w:cstheme="minorHAnsi"/>
          <w:i/>
          <w:sz w:val="24"/>
          <w:szCs w:val="24"/>
        </w:rPr>
        <w:t>would</w:t>
      </w:r>
      <w:r>
        <w:rPr>
          <w:rFonts w:cstheme="minorHAnsi"/>
          <w:sz w:val="24"/>
          <w:szCs w:val="24"/>
        </w:rPr>
        <w:t xml:space="preserve"> have on yield if not controlled. </w:t>
      </w:r>
      <w:r w:rsidR="00BB7FFE">
        <w:rPr>
          <w:rFonts w:cstheme="minorHAnsi"/>
          <w:sz w:val="24"/>
          <w:szCs w:val="24"/>
        </w:rPr>
        <w:t>Never</w:t>
      </w:r>
      <w:del w:id="113" w:author="Martinez-Feria, Rafael" w:date="2020-02-13T13:16:00Z">
        <w:r w:rsidR="00BB7FFE">
          <w:rPr>
            <w:rFonts w:cstheme="minorHAnsi"/>
            <w:sz w:val="24"/>
            <w:szCs w:val="24"/>
          </w:rPr>
          <w:delText>-</w:delText>
        </w:r>
      </w:del>
      <w:r w:rsidR="00BB7FFE">
        <w:rPr>
          <w:rFonts w:cstheme="minorHAnsi"/>
          <w:sz w:val="24"/>
          <w:szCs w:val="24"/>
        </w:rPr>
        <w:t>the</w:t>
      </w:r>
      <w:del w:id="114" w:author="Martinez-Feria, Rafael" w:date="2020-02-13T13:16:00Z">
        <w:r w:rsidR="00BB7FFE">
          <w:rPr>
            <w:rFonts w:cstheme="minorHAnsi"/>
            <w:sz w:val="24"/>
            <w:szCs w:val="24"/>
          </w:rPr>
          <w:delText>-</w:delText>
        </w:r>
      </w:del>
      <w:r w:rsidR="00BB7FFE">
        <w:rPr>
          <w:rFonts w:cstheme="minorHAnsi"/>
          <w:sz w:val="24"/>
          <w:szCs w:val="24"/>
        </w:rPr>
        <w:t xml:space="preserve">less, the question of whether CCs affect yield stability </w:t>
      </w:r>
      <w:r>
        <w:rPr>
          <w:rFonts w:cstheme="minorHAnsi"/>
          <w:sz w:val="24"/>
          <w:szCs w:val="24"/>
        </w:rPr>
        <w:t>merits further research.</w:t>
      </w:r>
    </w:p>
    <w:p w14:paraId="431A240C" w14:textId="68C37F93" w:rsidR="005C31E7" w:rsidRDefault="005C31E7" w:rsidP="00B30B0C">
      <w:pPr>
        <w:pStyle w:val="NoSpacing"/>
        <w:spacing w:line="360" w:lineRule="auto"/>
        <w:rPr>
          <w:rFonts w:cstheme="minorHAns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15" w:author="Nichols, Virginia A" w:date="2020-02-22T20:02:00Z">
          <w:tblPr>
            <w:tblStyle w:val="TableGrid"/>
            <w:tblW w:w="0" w:type="auto"/>
            <w:tblLook w:val="04A0" w:firstRow="1" w:lastRow="0" w:firstColumn="1" w:lastColumn="0" w:noHBand="0" w:noVBand="1"/>
          </w:tblPr>
        </w:tblPrChange>
      </w:tblPr>
      <w:tblGrid>
        <w:gridCol w:w="9350"/>
        <w:tblGridChange w:id="116">
          <w:tblGrid>
            <w:gridCol w:w="9350"/>
          </w:tblGrid>
        </w:tblGridChange>
      </w:tblGrid>
      <w:tr w:rsidR="009C6443" w14:paraId="047356DC" w14:textId="77777777" w:rsidTr="007A4BFC">
        <w:tc>
          <w:tcPr>
            <w:tcW w:w="9350" w:type="dxa"/>
            <w:shd w:val="clear" w:color="auto" w:fill="auto"/>
            <w:tcPrChange w:id="117" w:author="Nichols, Virginia A" w:date="2020-02-22T20:02:00Z">
              <w:tcPr>
                <w:tcW w:w="9350" w:type="dxa"/>
              </w:tcPr>
            </w:tcPrChange>
          </w:tcPr>
          <w:p w14:paraId="6D7A35EA" w14:textId="7A1609EB" w:rsidR="009C6443" w:rsidRDefault="007A4BFC" w:rsidP="00B30B0C">
            <w:pPr>
              <w:pStyle w:val="NoSpacing"/>
              <w:spacing w:line="360" w:lineRule="auto"/>
              <w:rPr>
                <w:rFonts w:cstheme="minorHAnsi"/>
                <w:sz w:val="24"/>
                <w:szCs w:val="24"/>
              </w:rPr>
            </w:pPr>
            <w:ins w:id="118" w:author="Nichols, Virginia A" w:date="2020-02-22T20:02:00Z">
              <w:r w:rsidRPr="00DF3CEA">
                <w:rPr>
                  <w:noProof/>
                </w:rPr>
                <w:lastRenderedPageBreak/>
                <w:pict w14:anchorId="21A3CE63">
                  <v:shape id="Picture 1" o:spid="_x0000_i1029" type="#_x0000_t75" style="width:374.4pt;height:5in;visibility:visible">
                    <v:imagedata r:id="rId15" o:title=""/>
                  </v:shape>
                </w:pict>
              </w:r>
            </w:ins>
            <w:del w:id="119" w:author="Nichols, Virginia A" w:date="2020-02-22T20:02:00Z">
              <w:r w:rsidR="00F0573E">
                <w:rPr>
                  <w:noProof/>
                </w:rPr>
                <w:lastRenderedPageBreak/>
                <w:drawing>
                  <wp:inline distT="0" distB="0" distL="0" distR="0" wp14:anchorId="513BC547" wp14:editId="513372A7">
                    <wp:extent cx="4754880" cy="45720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54880" cy="4572000"/>
                            </a:xfrm>
                            <a:prstGeom prst="rect">
                              <a:avLst/>
                            </a:prstGeom>
                            <a:noFill/>
                            <a:ln>
                              <a:noFill/>
                            </a:ln>
                          </pic:spPr>
                        </pic:pic>
                      </a:graphicData>
                    </a:graphic>
                  </wp:inline>
                </w:drawing>
              </w:r>
            </w:del>
          </w:p>
        </w:tc>
      </w:tr>
      <w:tr w:rsidR="009C6443" w14:paraId="116C7C5E" w14:textId="77777777" w:rsidTr="007A4BFC">
        <w:tc>
          <w:tcPr>
            <w:tcW w:w="9350" w:type="dxa"/>
            <w:shd w:val="clear" w:color="auto" w:fill="auto"/>
            <w:tcPrChange w:id="120" w:author="Nichols, Virginia A" w:date="2020-02-22T20:02:00Z">
              <w:tcPr>
                <w:tcW w:w="9350" w:type="dxa"/>
              </w:tcPr>
            </w:tcPrChange>
          </w:tcPr>
          <w:p w14:paraId="57D7EB58" w14:textId="1619BEDA" w:rsidR="009C6443" w:rsidRPr="005C31E7" w:rsidRDefault="005C31E7" w:rsidP="00B30B0C">
            <w:pPr>
              <w:pStyle w:val="NoSpacing"/>
              <w:spacing w:line="360" w:lineRule="auto"/>
              <w:rPr>
                <w:rFonts w:cstheme="minorHAnsi"/>
                <w:sz w:val="24"/>
                <w:szCs w:val="24"/>
              </w:rPr>
            </w:pPr>
            <w:r w:rsidRPr="005C31E7">
              <w:rPr>
                <w:rFonts w:cstheme="minorHAnsi"/>
                <w:b/>
                <w:sz w:val="24"/>
                <w:szCs w:val="24"/>
              </w:rPr>
              <w:lastRenderedPageBreak/>
              <w:t xml:space="preserve">Figure </w:t>
            </w:r>
            <w:r w:rsidR="00442DA9">
              <w:rPr>
                <w:rFonts w:cstheme="minorHAnsi"/>
                <w:b/>
                <w:sz w:val="24"/>
                <w:szCs w:val="24"/>
              </w:rPr>
              <w:t>5</w:t>
            </w:r>
            <w:r>
              <w:rPr>
                <w:rFonts w:cstheme="minorHAnsi"/>
                <w:b/>
                <w:sz w:val="24"/>
                <w:szCs w:val="24"/>
              </w:rPr>
              <w:t xml:space="preserve"> </w:t>
            </w:r>
            <w:r>
              <w:rPr>
                <w:rFonts w:cstheme="minorHAnsi"/>
                <w:sz w:val="24"/>
                <w:szCs w:val="24"/>
              </w:rPr>
              <w:t xml:space="preserve">Comparisons where cover crops increased cash crop yields and reduced </w:t>
            </w:r>
            <w:r w:rsidR="00F0573E">
              <w:rPr>
                <w:rFonts w:cstheme="minorHAnsi"/>
                <w:sz w:val="24"/>
                <w:szCs w:val="24"/>
              </w:rPr>
              <w:t>weed biomass (circles) or density (triangles)</w:t>
            </w:r>
            <w:r>
              <w:rPr>
                <w:rFonts w:cstheme="minorHAnsi"/>
                <w:sz w:val="24"/>
                <w:szCs w:val="24"/>
              </w:rPr>
              <w:t xml:space="preserve"> made up 23% of the </w:t>
            </w:r>
            <w:r w:rsidR="00F0573E">
              <w:rPr>
                <w:rFonts w:cstheme="minorHAnsi"/>
                <w:sz w:val="24"/>
                <w:szCs w:val="24"/>
              </w:rPr>
              <w:t xml:space="preserve">points (gray quadrant), with yield decreases being equally as likely to be associated with an increase or decrease in weeds </w:t>
            </w:r>
          </w:p>
        </w:tc>
      </w:tr>
    </w:tbl>
    <w:p w14:paraId="2F021A92" w14:textId="77777777" w:rsidR="00211583" w:rsidRDefault="00211583" w:rsidP="00B30B0C">
      <w:pPr>
        <w:pStyle w:val="NoSpacing"/>
        <w:spacing w:line="360" w:lineRule="auto"/>
        <w:rPr>
          <w:rFonts w:cstheme="minorHAnsi"/>
          <w:sz w:val="24"/>
          <w:szCs w:val="24"/>
        </w:rPr>
      </w:pPr>
    </w:p>
    <w:p w14:paraId="76198622" w14:textId="573FEC7E" w:rsidR="00365DB0" w:rsidRPr="009C6443" w:rsidRDefault="002F0521" w:rsidP="00B30B0C">
      <w:pPr>
        <w:pStyle w:val="NoSpacing"/>
        <w:spacing w:line="360" w:lineRule="auto"/>
        <w:rPr>
          <w:rFonts w:cstheme="minorHAnsi"/>
          <w:b/>
          <w:sz w:val="24"/>
          <w:szCs w:val="24"/>
          <w:u w:val="single"/>
        </w:rPr>
      </w:pPr>
      <w:r w:rsidRPr="009C6443">
        <w:rPr>
          <w:rFonts w:cstheme="minorHAnsi"/>
          <w:b/>
          <w:sz w:val="24"/>
          <w:szCs w:val="24"/>
          <w:u w:val="single"/>
        </w:rPr>
        <w:t>3.</w:t>
      </w:r>
      <w:r w:rsidR="009C6443" w:rsidRPr="009C6443">
        <w:rPr>
          <w:rFonts w:cstheme="minorHAnsi"/>
          <w:b/>
          <w:sz w:val="24"/>
          <w:szCs w:val="24"/>
          <w:u w:val="single"/>
        </w:rPr>
        <w:t>5</w:t>
      </w:r>
      <w:r w:rsidRPr="009C6443">
        <w:rPr>
          <w:rFonts w:cstheme="minorHAnsi"/>
          <w:b/>
          <w:sz w:val="24"/>
          <w:szCs w:val="24"/>
          <w:u w:val="single"/>
        </w:rPr>
        <w:t xml:space="preserve"> </w:t>
      </w:r>
      <w:r w:rsidR="00365DB0" w:rsidRPr="009C6443">
        <w:rPr>
          <w:rFonts w:cstheme="minorHAnsi"/>
          <w:b/>
          <w:sz w:val="24"/>
          <w:szCs w:val="24"/>
          <w:u w:val="single"/>
        </w:rPr>
        <w:t>Environment</w:t>
      </w:r>
      <w:r w:rsidR="00866311" w:rsidRPr="009C6443">
        <w:rPr>
          <w:rFonts w:cstheme="minorHAnsi"/>
          <w:b/>
          <w:sz w:val="24"/>
          <w:szCs w:val="24"/>
          <w:u w:val="single"/>
        </w:rPr>
        <w:t xml:space="preserve">al </w:t>
      </w:r>
      <w:r w:rsidR="009C6443" w:rsidRPr="009C6443">
        <w:rPr>
          <w:rFonts w:cstheme="minorHAnsi"/>
          <w:b/>
          <w:sz w:val="24"/>
          <w:szCs w:val="24"/>
          <w:u w:val="single"/>
        </w:rPr>
        <w:t>and experimental c</w:t>
      </w:r>
      <w:r w:rsidR="00866311" w:rsidRPr="009C6443">
        <w:rPr>
          <w:rFonts w:cstheme="minorHAnsi"/>
          <w:b/>
          <w:sz w:val="24"/>
          <w:szCs w:val="24"/>
          <w:u w:val="single"/>
        </w:rPr>
        <w:t>ontext</w:t>
      </w:r>
    </w:p>
    <w:p w14:paraId="75A25396" w14:textId="77777777" w:rsidR="009C6443" w:rsidRDefault="009C6443" w:rsidP="00B30B0C">
      <w:pPr>
        <w:pStyle w:val="NoSpacing"/>
        <w:spacing w:line="360" w:lineRule="auto"/>
        <w:rPr>
          <w:rFonts w:cstheme="minorHAnsi"/>
          <w:sz w:val="24"/>
          <w:szCs w:val="24"/>
        </w:rPr>
      </w:pPr>
    </w:p>
    <w:p w14:paraId="104906A7" w14:textId="3A8766D8" w:rsidR="007C5336" w:rsidRDefault="007C5336" w:rsidP="00B30B0C">
      <w:pPr>
        <w:pStyle w:val="NoSpacing"/>
        <w:spacing w:line="360" w:lineRule="auto"/>
        <w:rPr>
          <w:rFonts w:cstheme="minorHAnsi"/>
          <w:sz w:val="24"/>
          <w:szCs w:val="24"/>
        </w:rPr>
      </w:pPr>
      <w:r>
        <w:rPr>
          <w:rFonts w:cstheme="minorHAnsi"/>
          <w:sz w:val="24"/>
          <w:szCs w:val="24"/>
        </w:rPr>
        <w:t>We found the context under which the trials were done (aridity index, soil type, soil OM</w:t>
      </w:r>
      <w:r w:rsidR="003E6D9A">
        <w:rPr>
          <w:rFonts w:cstheme="minorHAnsi"/>
          <w:sz w:val="24"/>
          <w:szCs w:val="24"/>
        </w:rPr>
        <w:t>, latitude</w:t>
      </w:r>
      <w:r>
        <w:rPr>
          <w:rFonts w:cstheme="minorHAnsi"/>
          <w:sz w:val="24"/>
          <w:szCs w:val="24"/>
        </w:rPr>
        <w:t>) had no significant effect</w:t>
      </w:r>
      <w:r w:rsidR="003E6D9A">
        <w:rPr>
          <w:rFonts w:cstheme="minorHAnsi"/>
          <w:sz w:val="24"/>
          <w:szCs w:val="24"/>
        </w:rPr>
        <w:t xml:space="preserve"> on the weed responses nor the CC biomass productions</w:t>
      </w:r>
      <w:r>
        <w:rPr>
          <w:rFonts w:cstheme="minorHAnsi"/>
          <w:sz w:val="24"/>
          <w:szCs w:val="24"/>
        </w:rPr>
        <w:t xml:space="preserve"> (</w:t>
      </w:r>
      <w:r w:rsidR="00442DA9">
        <w:rPr>
          <w:rFonts w:cstheme="minorHAnsi"/>
          <w:sz w:val="24"/>
          <w:szCs w:val="24"/>
        </w:rPr>
        <w:t>S3</w:t>
      </w:r>
      <w:r>
        <w:rPr>
          <w:rFonts w:cstheme="minorHAnsi"/>
          <w:sz w:val="24"/>
          <w:szCs w:val="24"/>
        </w:rPr>
        <w:t xml:space="preserve">). In a global meta-analysis, </w:t>
      </w:r>
      <w:proofErr w:type="spellStart"/>
      <w:r>
        <w:rPr>
          <w:rFonts w:cstheme="minorHAnsi"/>
          <w:sz w:val="24"/>
          <w:szCs w:val="24"/>
        </w:rPr>
        <w:t>Basche</w:t>
      </w:r>
      <w:proofErr w:type="spellEnd"/>
      <w:r>
        <w:rPr>
          <w:rFonts w:cstheme="minorHAnsi"/>
          <w:sz w:val="24"/>
          <w:szCs w:val="24"/>
        </w:rPr>
        <w:t xml:space="preserve"> and </w:t>
      </w:r>
      <w:proofErr w:type="spellStart"/>
      <w:r>
        <w:rPr>
          <w:rFonts w:cstheme="minorHAnsi"/>
          <w:sz w:val="24"/>
          <w:szCs w:val="24"/>
        </w:rPr>
        <w:t>DeLonge</w:t>
      </w:r>
      <w:proofErr w:type="spellEnd"/>
      <w:r>
        <w:rPr>
          <w:rFonts w:cstheme="minorHAnsi"/>
          <w:sz w:val="24"/>
          <w:szCs w:val="24"/>
        </w:rPr>
        <w:t xml:space="preserve"> (2019) similarly found that soil type and climate were not significant moderators of the efficacy of CCs to increase water infiltration. Alternatively, this could simply reflect the lack of measurement/reporting, plot specific information, and large dependence on weather rather than meta-data such as climate </w:t>
      </w:r>
      <w:ins w:id="121" w:author="Nichols, Virginia A" w:date="2020-02-22T20:02:00Z">
        <w:r w:rsidRPr="007A4BFC">
          <w:rPr>
            <w:rFonts w:cs="Calibri"/>
            <w:noProof/>
            <w:sz w:val="24"/>
            <w:szCs w:val="24"/>
          </w:rPr>
          <w:t>(Gerstner et al. 2017; Eagle et al. 2017)</w:t>
        </w:r>
        <w:r w:rsidRPr="007A4BFC">
          <w:rPr>
            <w:rFonts w:cs="Calibri"/>
            <w:sz w:val="24"/>
            <w:szCs w:val="24"/>
          </w:rPr>
          <w:t>.</w:t>
        </w:r>
      </w:ins>
      <w:del w:id="122" w:author="Nichols, Virginia A" w:date="2020-02-22T20:02:00Z">
        <w:r>
          <w:rPr>
            <w:rFonts w:cstheme="minorHAnsi"/>
            <w:sz w:val="24"/>
            <w:szCs w:val="24"/>
          </w:rPr>
          <w:fldChar w:fldCharType="begin" w:fldLock="1"/>
        </w:r>
        <w:r w:rsidR="00DD7A86">
          <w:rPr>
            <w:rFonts w:cstheme="minorHAnsi"/>
            <w:sz w:val="24"/>
            <w:szCs w:val="24"/>
          </w:rPr>
          <w:delInstrText>ADDIN CSL_CITATION {"citationItems":[{"id":"ITEM-1","itemData":{"DOI":"10.2134/agronj2017.04.0215","ISSN":"14350645","abstract":"Five research teams identified parallel obstacles when concurrently attempting to conduct meta-analyses on the air and water quality impacts of on-farm 4R nutrient management practices. Across projects, system complexity and the lack of relevant data from cultivated and grassland agriculture field trials impeded the application of standard meta-analytical procedures. Because challenges were comparable across projects, the 4R Research Fund technical leadership tasked the researchers with recommending improvements in field research design, data collection, and reporting to enhance future agri-environmental data syntheses and meta-analyses. Here we outline statistical and analytical issues unique to meta-analysis and data synthesis in agriculture, discuss critical data and reporting gaps in the existing literature, and provide specific recommendations for researchers, funders, and journals. Key obstacles developed when field studies did not include complete descriptive or response data (per treatment and experiment year), measurement uncertainty, estimation error in treatment effects, or simultaneously measured nutrient losses and crop yield. Others did not report crop nutrient uptake or their apparent recovery efficiencies. To alleviate such challenges for subsequent research, we make the following recommendations: (i) use common meta-data protocols for consistent units and terminology; (ii) clearly define treatments and controls; (iii) provide complete, tabular, full-factorial response data for each year and location; (iv) collect and report a minimum set of auxiliary data; and (v) establish requirements for data curation and repositories in funding and publication cycles. Implementing these in future nutrient management research will facilitate more robust meta-analyses and other data synthesis efforts.","author":[{"dropping-particle":"","family":"Eagle","given":"Alison J.","non-dropping-particle":"","parse-names":false,"suffix":""},{"dropping-particle":"","family":"Christianson","given":"Laura E.","non-dropping-particle":"","parse-names":false,"suffix":""},{"dropping-particle":"","family":"Cook","given":"Rachel L.","non-dropping-particle":"","parse-names":false,"suffix":""},{"dropping-particle":"","family":"Harmel","given":"R. Daren","non-dropping-particle":"","parse-names":false,"suffix":""},{"dropping-particle":"","family":"Miguez","given":"Fernando E.","non-dropping-particle":"","parse-names":false,"suffix":""},{"dropping-particle":"","family":"Qian","given":"Song S.","non-dropping-particle":"","parse-names":false,"suffix":""},{"dropping-particle":"","family":"Ruiz Diaz","given":"Dorivar A.","non-dropping-particle":"","parse-names":false,"suffix":""}],"container-title":"Agronomy Journal","id":"ITEM-1","issue":"6","issued":{"date-parts":[["2017","11","1"]]},"page":"2441-2449","publisher":"American Society of Agronomy","title":"Meta-analysis constrained by data: Recommendations to improve relevance of nutrient management research","type":"article-journal","volume":"109"},"uris":["http://www.mendeley.com/documents/?uuid=e012cb80-aee5-3839-a714-a461b0ad9ac0"]},{"id":"ITEM-2","itemData":{"DOI":"10.1111/2041-210X.12758","ISSN":"2041210X","author":[{"dropping-particle":"","family":"Gerstner","given":"Katharina","non-dropping-particle":"","parse-names":false,"suffix":""},{"dropping-particle":"","family":"Moreno-Mateos","given":"David","non-dropping-particle":"","parse-names":false,"suffix":""},{"dropping-particle":"","family":"Gurevitch","given":"Jessica","non-dropping-particle":"","parse-names":false,"suffix":""},{"dropping-particle":"","family":"Beckmann","given":"Michael","non-dropping-particle":"","parse-names":false,"suffix":""},{"dropping-particle":"","family":"Kambach","given":"Stephan","non-dropping-particle":"","parse-names":false,"suffix":""},{"dropping-particle":"","family":"Jones","given":"Holly P.","non-dropping-particle":"","parse-names":false,"suffix":""},{"dropping-particle":"","family":"Seppelt","given":"Ralf","non-dropping-particle":"","parse-names":false,"suffix":""}],"container-title":"Methods in Ecology and Evolution","editor":[{"dropping-particle":"","family":"Warton","given":"David","non-dropping-particle":"","parse-names":false,"suffix":""}],"id":"ITEM-2","issue":"6","issued":{"date-parts":[["2017","6"]]},"page":"777-784","title":"Will your paper be used in a meta-analysis? Make the reach of your research broader and longer lasting","type":"article-journal","volume":"8"},"uris":["http://www.mendeley.com/documents/?uuid=f924ef7d-87be-392e-bff2-1a5494fb8d5e"]}],"mendeley":{"formattedCitation":"(Gerstner et al. 2017; Eagle et al. 2017)","plainTextFormattedCitation":"(Gerstner et al. 2017; Eagle et al. 2017)","previouslyFormattedCitation":"(Gerstner et al. 2017; Eagle et al. 2017)"},"properties":{"noteIndex":0},"schema":"https://github.com/citation-style-language/schema/raw/master/csl-citation.json"}</w:delInstrText>
        </w:r>
        <w:r>
          <w:rPr>
            <w:rFonts w:cstheme="minorHAnsi"/>
            <w:sz w:val="24"/>
            <w:szCs w:val="24"/>
          </w:rPr>
          <w:fldChar w:fldCharType="separate"/>
        </w:r>
        <w:r w:rsidRPr="007C5336">
          <w:rPr>
            <w:rFonts w:cstheme="minorHAnsi"/>
            <w:noProof/>
            <w:sz w:val="24"/>
            <w:szCs w:val="24"/>
          </w:rPr>
          <w:delText>(Gerstner et al. 2017; Eagle et al. 2017)</w:delText>
        </w:r>
        <w:r>
          <w:rPr>
            <w:rFonts w:cstheme="minorHAnsi"/>
            <w:sz w:val="24"/>
            <w:szCs w:val="24"/>
          </w:rPr>
          <w:fldChar w:fldCharType="end"/>
        </w:r>
        <w:r>
          <w:rPr>
            <w:rFonts w:cstheme="minorHAnsi"/>
            <w:sz w:val="24"/>
            <w:szCs w:val="24"/>
          </w:rPr>
          <w:delText>.</w:delText>
        </w:r>
      </w:del>
      <w:r>
        <w:rPr>
          <w:rFonts w:cstheme="minorHAnsi"/>
          <w:sz w:val="24"/>
          <w:szCs w:val="24"/>
        </w:rPr>
        <w:t xml:space="preserve"> However, our </w:t>
      </w:r>
      <w:r>
        <w:rPr>
          <w:rFonts w:cstheme="minorHAnsi"/>
          <w:sz w:val="24"/>
          <w:szCs w:val="24"/>
        </w:rPr>
        <w:lastRenderedPageBreak/>
        <w:t>results suggest that, within the Corn Belt, the environmental context under which a cover crop is grown is less important in determining its efficacy to control weeds than management factors. This indicates CC weed research done within the contiguous Corn Belt is valid for maize and soybean systems grown throughout, so open knowledge sharing via organizations such as the Midwest C</w:t>
      </w:r>
      <w:r w:rsidR="00BB7FFE">
        <w:rPr>
          <w:rFonts w:cstheme="minorHAnsi"/>
          <w:sz w:val="24"/>
          <w:szCs w:val="24"/>
        </w:rPr>
        <w:t xml:space="preserve">over </w:t>
      </w:r>
      <w:r>
        <w:rPr>
          <w:rFonts w:cstheme="minorHAnsi"/>
          <w:sz w:val="24"/>
          <w:szCs w:val="24"/>
        </w:rPr>
        <w:t>C</w:t>
      </w:r>
      <w:r w:rsidR="00BB7FFE">
        <w:rPr>
          <w:rFonts w:cstheme="minorHAnsi"/>
          <w:sz w:val="24"/>
          <w:szCs w:val="24"/>
        </w:rPr>
        <w:t>rops</w:t>
      </w:r>
      <w:r>
        <w:rPr>
          <w:rFonts w:cstheme="minorHAnsi"/>
          <w:sz w:val="24"/>
          <w:szCs w:val="24"/>
        </w:rPr>
        <w:t xml:space="preserve"> Council and </w:t>
      </w:r>
      <w:r w:rsidR="00BB7FFE">
        <w:rPr>
          <w:rFonts w:cstheme="minorHAnsi"/>
          <w:sz w:val="24"/>
          <w:szCs w:val="24"/>
        </w:rPr>
        <w:t>u</w:t>
      </w:r>
      <w:r>
        <w:rPr>
          <w:rFonts w:cstheme="minorHAnsi"/>
          <w:sz w:val="24"/>
          <w:szCs w:val="24"/>
        </w:rPr>
        <w:t xml:space="preserve">niversity extension materials developed within this area may provide valuable recommendations for the entire region. </w:t>
      </w:r>
    </w:p>
    <w:p w14:paraId="3F827577" w14:textId="77777777" w:rsidR="007C5336" w:rsidRDefault="007C5336" w:rsidP="00B30B0C">
      <w:pPr>
        <w:pStyle w:val="NoSpacing"/>
        <w:spacing w:line="360" w:lineRule="auto"/>
        <w:rPr>
          <w:rFonts w:cstheme="minorHAnsi"/>
          <w:sz w:val="24"/>
          <w:szCs w:val="24"/>
        </w:rPr>
      </w:pPr>
    </w:p>
    <w:p w14:paraId="41B2DB0D" w14:textId="5A5D97E7" w:rsidR="00D63120" w:rsidRDefault="007C5336" w:rsidP="00B30B0C">
      <w:pPr>
        <w:pStyle w:val="NoSpacing"/>
        <w:spacing w:line="360" w:lineRule="auto"/>
        <w:rPr>
          <w:rFonts w:cstheme="minorHAnsi"/>
          <w:sz w:val="24"/>
          <w:szCs w:val="24"/>
        </w:rPr>
      </w:pPr>
      <w:r>
        <w:rPr>
          <w:rFonts w:cstheme="minorHAnsi"/>
          <w:sz w:val="24"/>
          <w:szCs w:val="24"/>
        </w:rPr>
        <w:t>When designing CC experiments with regards to weeds, s</w:t>
      </w:r>
      <w:r w:rsidR="00D63120">
        <w:rPr>
          <w:rFonts w:cstheme="minorHAnsi"/>
          <w:sz w:val="24"/>
          <w:szCs w:val="24"/>
        </w:rPr>
        <w:t xml:space="preserve">tudies that measure weeds before cash crop planting may over-estimate the weed suppressive effects of </w:t>
      </w:r>
      <w:r w:rsidR="005A3AFD">
        <w:rPr>
          <w:rFonts w:cstheme="minorHAnsi"/>
          <w:sz w:val="24"/>
          <w:szCs w:val="24"/>
        </w:rPr>
        <w:t>CCs</w:t>
      </w:r>
      <w:r w:rsidR="00D63120">
        <w:rPr>
          <w:rFonts w:cstheme="minorHAnsi"/>
          <w:sz w:val="24"/>
          <w:szCs w:val="24"/>
        </w:rPr>
        <w:t>. Weeds measured after crop emergence are likely of more interest to producers, as the</w:t>
      </w:r>
      <w:r w:rsidR="003A557A">
        <w:rPr>
          <w:rFonts w:cstheme="minorHAnsi"/>
          <w:sz w:val="24"/>
          <w:szCs w:val="24"/>
        </w:rPr>
        <w:t>y</w:t>
      </w:r>
      <w:r w:rsidR="00D63120">
        <w:rPr>
          <w:rFonts w:cstheme="minorHAnsi"/>
          <w:sz w:val="24"/>
          <w:szCs w:val="24"/>
        </w:rPr>
        <w:t xml:space="preserve"> will have survived the stresses of </w:t>
      </w:r>
      <w:r w:rsidR="003A557A">
        <w:rPr>
          <w:rFonts w:cstheme="minorHAnsi"/>
          <w:sz w:val="24"/>
          <w:szCs w:val="24"/>
        </w:rPr>
        <w:t>CC</w:t>
      </w:r>
      <w:r w:rsidR="00D63120">
        <w:rPr>
          <w:rFonts w:cstheme="minorHAnsi"/>
          <w:sz w:val="24"/>
          <w:szCs w:val="24"/>
        </w:rPr>
        <w:t xml:space="preserve"> termination, crop planting, and pre-emergent herbicide application, and thus may represent true resource competition with the cash crop. </w:t>
      </w:r>
    </w:p>
    <w:p w14:paraId="058A49CF" w14:textId="77777777" w:rsidR="00D63120" w:rsidRDefault="00D63120" w:rsidP="00B30B0C">
      <w:pPr>
        <w:pStyle w:val="NoSpacing"/>
        <w:spacing w:line="360" w:lineRule="auto"/>
        <w:rPr>
          <w:rFonts w:cstheme="minorHAnsi"/>
          <w:sz w:val="24"/>
          <w:szCs w:val="24"/>
        </w:rPr>
      </w:pPr>
    </w:p>
    <w:p w14:paraId="424D91D6" w14:textId="77777777" w:rsidR="002972E2" w:rsidRDefault="002972E2" w:rsidP="00B30B0C">
      <w:pPr>
        <w:pStyle w:val="NoSpacing"/>
        <w:spacing w:line="360" w:lineRule="auto"/>
        <w:rPr>
          <w:rFonts w:cstheme="minorHAnsi"/>
          <w:sz w:val="24"/>
          <w:szCs w:val="24"/>
        </w:rPr>
      </w:pPr>
    </w:p>
    <w:p w14:paraId="5838D8ED" w14:textId="0A5BE492" w:rsidR="00452EE7" w:rsidRPr="003F4E00" w:rsidRDefault="003F4E00" w:rsidP="00B30B0C">
      <w:pPr>
        <w:shd w:val="clear" w:color="auto" w:fill="FFFFFF"/>
        <w:spacing w:after="0" w:line="360" w:lineRule="auto"/>
        <w:rPr>
          <w:rFonts w:eastAsia="Times New Roman" w:cstheme="minorHAnsi"/>
          <w:b/>
          <w:sz w:val="32"/>
          <w:szCs w:val="24"/>
        </w:rPr>
      </w:pPr>
      <w:r w:rsidRPr="003F4E00">
        <w:rPr>
          <w:rFonts w:eastAsia="Times New Roman" w:cstheme="minorHAnsi"/>
          <w:b/>
          <w:sz w:val="32"/>
          <w:szCs w:val="24"/>
        </w:rPr>
        <w:t xml:space="preserve">4. </w:t>
      </w:r>
      <w:r w:rsidR="00452EE7" w:rsidRPr="003F4E00">
        <w:rPr>
          <w:rFonts w:eastAsia="Times New Roman" w:cstheme="minorHAnsi"/>
          <w:b/>
          <w:sz w:val="32"/>
          <w:szCs w:val="24"/>
        </w:rPr>
        <w:t>Conclusions</w:t>
      </w:r>
    </w:p>
    <w:p w14:paraId="61546C5D" w14:textId="2735B1E0" w:rsidR="003E6D9A" w:rsidRDefault="00C00C71" w:rsidP="00B30B0C">
      <w:pPr>
        <w:shd w:val="clear" w:color="auto" w:fill="FFFFFF"/>
        <w:spacing w:after="0" w:line="360" w:lineRule="auto"/>
        <w:rPr>
          <w:rFonts w:eastAsia="Times New Roman" w:cstheme="minorHAnsi"/>
          <w:sz w:val="24"/>
          <w:szCs w:val="24"/>
        </w:rPr>
      </w:pPr>
      <w:r>
        <w:rPr>
          <w:rFonts w:eastAsia="Times New Roman" w:cs="Calibri"/>
          <w:sz w:val="24"/>
          <w:szCs w:val="24"/>
        </w:rPr>
        <w:t xml:space="preserve">Effective and reliable weed control by CCs may offer options to </w:t>
      </w:r>
      <w:r w:rsidR="0050266B" w:rsidRPr="0050266B">
        <w:rPr>
          <w:rFonts w:eastAsia="Times New Roman" w:cs="Calibri"/>
          <w:sz w:val="24"/>
          <w:szCs w:val="24"/>
        </w:rPr>
        <w:t>incentivize</w:t>
      </w:r>
      <w:r>
        <w:rPr>
          <w:rFonts w:eastAsia="Times New Roman" w:cs="Calibri"/>
          <w:sz w:val="24"/>
          <w:szCs w:val="24"/>
        </w:rPr>
        <w:t xml:space="preserve"> the</w:t>
      </w:r>
      <w:r w:rsidR="0050266B" w:rsidRPr="0050266B">
        <w:rPr>
          <w:rFonts w:eastAsia="Times New Roman" w:cs="Calibri"/>
          <w:sz w:val="24"/>
          <w:szCs w:val="24"/>
        </w:rPr>
        <w:t xml:space="preserve"> use</w:t>
      </w:r>
      <w:r>
        <w:rPr>
          <w:rFonts w:eastAsia="Times New Roman" w:cs="Calibri"/>
          <w:sz w:val="24"/>
          <w:szCs w:val="24"/>
        </w:rPr>
        <w:t xml:space="preserve"> of this conservation practice </w:t>
      </w:r>
      <w:r w:rsidR="0050266B" w:rsidRPr="0050266B">
        <w:rPr>
          <w:rFonts w:eastAsia="Times New Roman" w:cs="Calibri"/>
          <w:sz w:val="24"/>
          <w:szCs w:val="24"/>
        </w:rPr>
        <w:t xml:space="preserve">and improve environmental quality in the </w:t>
      </w:r>
      <w:r>
        <w:rPr>
          <w:rFonts w:eastAsia="Times New Roman" w:cs="Calibri"/>
          <w:sz w:val="24"/>
          <w:szCs w:val="24"/>
        </w:rPr>
        <w:t>US Corn Belt</w:t>
      </w:r>
      <w:r w:rsidR="0050266B" w:rsidRPr="0050266B">
        <w:rPr>
          <w:rFonts w:eastAsia="Times New Roman" w:cs="Calibri"/>
          <w:sz w:val="24"/>
          <w:szCs w:val="24"/>
        </w:rPr>
        <w:t>.</w:t>
      </w:r>
      <w:r>
        <w:rPr>
          <w:rFonts w:eastAsia="Times New Roman" w:cs="Calibri"/>
          <w:sz w:val="24"/>
          <w:szCs w:val="24"/>
        </w:rPr>
        <w:t xml:space="preserve"> </w:t>
      </w:r>
      <w:r w:rsidR="0050266B">
        <w:rPr>
          <w:sz w:val="24"/>
          <w:szCs w:val="24"/>
        </w:rPr>
        <w:t>Our study</w:t>
      </w:r>
      <w:r>
        <w:rPr>
          <w:sz w:val="24"/>
          <w:szCs w:val="24"/>
        </w:rPr>
        <w:t xml:space="preserve">, which specifically targeted the ubiquitous </w:t>
      </w:r>
      <w:r w:rsidR="00040C1C">
        <w:rPr>
          <w:sz w:val="24"/>
          <w:szCs w:val="24"/>
        </w:rPr>
        <w:t>maize</w:t>
      </w:r>
      <w:r>
        <w:rPr>
          <w:sz w:val="24"/>
          <w:szCs w:val="24"/>
        </w:rPr>
        <w:t>-soybean rotation, shows that CC</w:t>
      </w:r>
      <w:r w:rsidR="00BB7FFE">
        <w:rPr>
          <w:sz w:val="24"/>
          <w:szCs w:val="24"/>
        </w:rPr>
        <w:t xml:space="preserve"> significantly reduce</w:t>
      </w:r>
      <w:r>
        <w:rPr>
          <w:sz w:val="24"/>
          <w:szCs w:val="24"/>
        </w:rPr>
        <w:t>s</w:t>
      </w:r>
      <w:r w:rsidR="00BB7FFE">
        <w:rPr>
          <w:sz w:val="24"/>
          <w:szCs w:val="24"/>
        </w:rPr>
        <w:t xml:space="preserve"> w</w:t>
      </w:r>
      <w:r w:rsidR="003E6D9A">
        <w:rPr>
          <w:sz w:val="24"/>
          <w:szCs w:val="24"/>
        </w:rPr>
        <w:t>eed biomass</w:t>
      </w:r>
      <w:r w:rsidR="00BB7FFE">
        <w:rPr>
          <w:sz w:val="24"/>
          <w:szCs w:val="24"/>
        </w:rPr>
        <w:t xml:space="preserve">, </w:t>
      </w:r>
      <w:r>
        <w:rPr>
          <w:sz w:val="24"/>
          <w:szCs w:val="24"/>
        </w:rPr>
        <w:t xml:space="preserve">although </w:t>
      </w:r>
      <w:r w:rsidR="00BB7FFE">
        <w:rPr>
          <w:sz w:val="24"/>
          <w:szCs w:val="24"/>
        </w:rPr>
        <w:t xml:space="preserve">no significant effect </w:t>
      </w:r>
      <w:r w:rsidR="00040C1C">
        <w:rPr>
          <w:sz w:val="24"/>
          <w:szCs w:val="24"/>
        </w:rPr>
        <w:t>was detected</w:t>
      </w:r>
      <w:r w:rsidR="00BB7FFE">
        <w:rPr>
          <w:sz w:val="24"/>
          <w:szCs w:val="24"/>
        </w:rPr>
        <w:t xml:space="preserve"> </w:t>
      </w:r>
      <w:r w:rsidR="00040C1C">
        <w:rPr>
          <w:sz w:val="24"/>
          <w:szCs w:val="24"/>
        </w:rPr>
        <w:t>for</w:t>
      </w:r>
      <w:r w:rsidR="00BB7FFE">
        <w:rPr>
          <w:sz w:val="24"/>
          <w:szCs w:val="24"/>
        </w:rPr>
        <w:t xml:space="preserve"> weed density</w:t>
      </w:r>
      <w:r w:rsidR="003E6D9A">
        <w:rPr>
          <w:sz w:val="24"/>
          <w:szCs w:val="24"/>
        </w:rPr>
        <w:t xml:space="preserve">. </w:t>
      </w:r>
      <w:r w:rsidR="00BB7FFE">
        <w:rPr>
          <w:sz w:val="24"/>
          <w:szCs w:val="24"/>
        </w:rPr>
        <w:t xml:space="preserve">For a given amount of </w:t>
      </w:r>
      <w:r w:rsidR="003E6D9A">
        <w:rPr>
          <w:sz w:val="24"/>
          <w:szCs w:val="24"/>
        </w:rPr>
        <w:t xml:space="preserve">biomass, grass </w:t>
      </w:r>
      <w:r w:rsidR="00BB7FFE">
        <w:rPr>
          <w:sz w:val="24"/>
          <w:szCs w:val="24"/>
        </w:rPr>
        <w:t>CCs</w:t>
      </w:r>
      <w:r w:rsidR="003E6D9A">
        <w:rPr>
          <w:sz w:val="24"/>
          <w:szCs w:val="24"/>
        </w:rPr>
        <w:t xml:space="preserve"> are the most effective at suppressing weeds. </w:t>
      </w:r>
      <w:r>
        <w:rPr>
          <w:sz w:val="24"/>
          <w:szCs w:val="24"/>
        </w:rPr>
        <w:t>We estimated that g</w:t>
      </w:r>
      <w:r w:rsidR="003E6D9A">
        <w:rPr>
          <w:sz w:val="24"/>
          <w:szCs w:val="24"/>
        </w:rPr>
        <w:t xml:space="preserve">rass CC biomass </w:t>
      </w:r>
      <w:r>
        <w:rPr>
          <w:sz w:val="24"/>
          <w:szCs w:val="24"/>
        </w:rPr>
        <w:t xml:space="preserve">at termination in excess of </w:t>
      </w:r>
      <w:r w:rsidR="003E6D9A">
        <w:rPr>
          <w:sz w:val="24"/>
          <w:szCs w:val="24"/>
        </w:rPr>
        <w:t>5 Mg ha</w:t>
      </w:r>
      <w:r w:rsidR="003E6D9A">
        <w:rPr>
          <w:sz w:val="24"/>
          <w:szCs w:val="24"/>
          <w:vertAlign w:val="superscript"/>
        </w:rPr>
        <w:t>-1</w:t>
      </w:r>
      <w:r w:rsidR="003E6D9A">
        <w:rPr>
          <w:sz w:val="24"/>
          <w:szCs w:val="24"/>
        </w:rPr>
        <w:t xml:space="preserve"> is needed to </w:t>
      </w:r>
      <w:r>
        <w:rPr>
          <w:sz w:val="24"/>
          <w:szCs w:val="24"/>
        </w:rPr>
        <w:t xml:space="preserve">produce </w:t>
      </w:r>
      <w:r w:rsidR="003E6D9A">
        <w:rPr>
          <w:sz w:val="24"/>
          <w:szCs w:val="24"/>
        </w:rPr>
        <w:t>meaningful decrease</w:t>
      </w:r>
      <w:r w:rsidR="005528D1">
        <w:rPr>
          <w:sz w:val="24"/>
          <w:szCs w:val="24"/>
        </w:rPr>
        <w:t>s</w:t>
      </w:r>
      <w:r w:rsidR="003E6D9A">
        <w:rPr>
          <w:sz w:val="24"/>
          <w:szCs w:val="24"/>
        </w:rPr>
        <w:t xml:space="preserve"> in weed pressure. As demonstrated here, however, consistently achieving </w:t>
      </w:r>
      <w:r w:rsidR="005528D1">
        <w:rPr>
          <w:sz w:val="24"/>
          <w:szCs w:val="24"/>
        </w:rPr>
        <w:t xml:space="preserve">this </w:t>
      </w:r>
      <w:r w:rsidR="00BB7FFE">
        <w:rPr>
          <w:sz w:val="24"/>
          <w:szCs w:val="24"/>
        </w:rPr>
        <w:t>CC</w:t>
      </w:r>
      <w:r w:rsidR="003E6D9A">
        <w:rPr>
          <w:sz w:val="24"/>
          <w:szCs w:val="24"/>
        </w:rPr>
        <w:t xml:space="preserve"> biomass level </w:t>
      </w:r>
      <w:r>
        <w:rPr>
          <w:sz w:val="24"/>
          <w:szCs w:val="24"/>
        </w:rPr>
        <w:t>in th</w:t>
      </w:r>
      <w:r w:rsidR="005528D1">
        <w:rPr>
          <w:sz w:val="24"/>
          <w:szCs w:val="24"/>
        </w:rPr>
        <w:t>is</w:t>
      </w:r>
      <w:r>
        <w:rPr>
          <w:sz w:val="24"/>
          <w:szCs w:val="24"/>
        </w:rPr>
        <w:t xml:space="preserve"> region </w:t>
      </w:r>
      <w:r w:rsidR="003E6D9A">
        <w:rPr>
          <w:sz w:val="24"/>
          <w:szCs w:val="24"/>
        </w:rPr>
        <w:t>may not be feasible</w:t>
      </w:r>
      <w:r w:rsidR="00BB7FFE">
        <w:rPr>
          <w:sz w:val="24"/>
          <w:szCs w:val="24"/>
        </w:rPr>
        <w:t xml:space="preserve"> within the </w:t>
      </w:r>
      <w:proofErr w:type="gramStart"/>
      <w:r w:rsidR="00BB7FFE">
        <w:rPr>
          <w:sz w:val="24"/>
          <w:szCs w:val="24"/>
        </w:rPr>
        <w:t xml:space="preserve">traditional  </w:t>
      </w:r>
      <w:r>
        <w:rPr>
          <w:sz w:val="24"/>
          <w:szCs w:val="24"/>
        </w:rPr>
        <w:t>maize</w:t>
      </w:r>
      <w:proofErr w:type="gramEnd"/>
      <w:r w:rsidR="00040C1C">
        <w:rPr>
          <w:sz w:val="24"/>
          <w:szCs w:val="24"/>
        </w:rPr>
        <w:t xml:space="preserve"> and </w:t>
      </w:r>
      <w:r>
        <w:rPr>
          <w:sz w:val="24"/>
          <w:szCs w:val="24"/>
        </w:rPr>
        <w:t>soybean</w:t>
      </w:r>
      <w:r w:rsidR="00BB7FFE">
        <w:rPr>
          <w:sz w:val="24"/>
          <w:szCs w:val="24"/>
        </w:rPr>
        <w:t xml:space="preserve"> crop harvest-to-termination window</w:t>
      </w:r>
      <w:r w:rsidR="003E6D9A">
        <w:rPr>
          <w:sz w:val="24"/>
          <w:szCs w:val="24"/>
        </w:rPr>
        <w:t xml:space="preserve">. </w:t>
      </w:r>
      <w:r w:rsidR="00BB7FFE">
        <w:rPr>
          <w:sz w:val="24"/>
          <w:szCs w:val="24"/>
        </w:rPr>
        <w:t>L</w:t>
      </w:r>
      <w:r w:rsidR="003E6D9A">
        <w:rPr>
          <w:sz w:val="24"/>
          <w:szCs w:val="24"/>
        </w:rPr>
        <w:t>ong</w:t>
      </w:r>
      <w:r w:rsidR="005528D1">
        <w:rPr>
          <w:sz w:val="24"/>
          <w:szCs w:val="24"/>
        </w:rPr>
        <w:t>-</w:t>
      </w:r>
      <w:r w:rsidR="003E6D9A">
        <w:rPr>
          <w:sz w:val="24"/>
          <w:szCs w:val="24"/>
        </w:rPr>
        <w:t>term (</w:t>
      </w:r>
      <w:r w:rsidR="005528D1">
        <w:rPr>
          <w:sz w:val="24"/>
          <w:szCs w:val="24"/>
        </w:rPr>
        <w:t>&gt;</w:t>
      </w:r>
      <w:r w:rsidR="003E6D9A">
        <w:rPr>
          <w:sz w:val="24"/>
          <w:szCs w:val="24"/>
        </w:rPr>
        <w:t xml:space="preserve">5 years) studies are needed to better understand if repeated reductions in weed biomass from CC use can translate </w:t>
      </w:r>
      <w:r w:rsidR="005528D1">
        <w:rPr>
          <w:sz w:val="24"/>
          <w:szCs w:val="24"/>
        </w:rPr>
        <w:t>in</w:t>
      </w:r>
      <w:r w:rsidR="003E6D9A">
        <w:rPr>
          <w:sz w:val="24"/>
          <w:szCs w:val="24"/>
        </w:rPr>
        <w:t xml:space="preserve">to reduced weed densities over time. </w:t>
      </w:r>
      <w:r w:rsidR="005528D1">
        <w:rPr>
          <w:sz w:val="24"/>
          <w:szCs w:val="24"/>
        </w:rPr>
        <w:t>Furthermore, l</w:t>
      </w:r>
      <w:r w:rsidR="003E6D9A">
        <w:rPr>
          <w:sz w:val="24"/>
          <w:szCs w:val="24"/>
        </w:rPr>
        <w:t>ess than 25% of the comparisons had concomitant increases in yields and decreases in weeds with the use of CCs, suggesting that although CCs reduce weed biomass</w:t>
      </w:r>
      <w:r w:rsidR="00040C1C">
        <w:rPr>
          <w:sz w:val="24"/>
          <w:szCs w:val="24"/>
        </w:rPr>
        <w:t xml:space="preserve">, </w:t>
      </w:r>
      <w:r w:rsidR="003E6D9A">
        <w:rPr>
          <w:sz w:val="24"/>
          <w:szCs w:val="24"/>
        </w:rPr>
        <w:t>this not always translates to increased yields.</w:t>
      </w:r>
      <w:r w:rsidR="0045086C">
        <w:rPr>
          <w:sz w:val="24"/>
          <w:szCs w:val="24"/>
        </w:rPr>
        <w:t xml:space="preserve"> </w:t>
      </w:r>
      <w:r w:rsidR="0045086C">
        <w:rPr>
          <w:rFonts w:eastAsia="Times New Roman" w:cstheme="minorHAnsi"/>
          <w:sz w:val="24"/>
          <w:szCs w:val="24"/>
        </w:rPr>
        <w:t>Therefore, we conclude that</w:t>
      </w:r>
      <w:r w:rsidR="0045086C" w:rsidRPr="007A4BFC">
        <w:rPr>
          <w:rFonts w:eastAsia="Times New Roman" w:cs="Calibri"/>
          <w:sz w:val="24"/>
          <w:szCs w:val="24"/>
        </w:rPr>
        <w:t xml:space="preserve"> </w:t>
      </w:r>
      <w:r w:rsidR="00040C1C">
        <w:rPr>
          <w:rFonts w:eastAsia="Times New Roman" w:cs="Calibri"/>
          <w:sz w:val="24"/>
          <w:szCs w:val="24"/>
        </w:rPr>
        <w:t>although</w:t>
      </w:r>
      <w:r w:rsidR="0045086C">
        <w:rPr>
          <w:rFonts w:eastAsia="Times New Roman" w:cstheme="minorHAnsi"/>
          <w:sz w:val="24"/>
          <w:szCs w:val="24"/>
        </w:rPr>
        <w:t xml:space="preserve"> </w:t>
      </w:r>
      <w:r w:rsidR="0045086C">
        <w:rPr>
          <w:rFonts w:eastAsia="Times New Roman" w:cstheme="minorHAnsi"/>
          <w:sz w:val="24"/>
          <w:szCs w:val="24"/>
        </w:rPr>
        <w:lastRenderedPageBreak/>
        <w:t xml:space="preserve">CCs significantly reduce weed biomass, which may render other weed managements more effective, </w:t>
      </w:r>
      <w:r w:rsidR="005528D1">
        <w:rPr>
          <w:rFonts w:eastAsia="Times New Roman" w:cs="Calibri"/>
          <w:sz w:val="24"/>
          <w:szCs w:val="24"/>
        </w:rPr>
        <w:t>this practice</w:t>
      </w:r>
      <w:r w:rsidR="0045086C">
        <w:rPr>
          <w:rFonts w:eastAsia="Times New Roman" w:cstheme="minorHAnsi"/>
          <w:sz w:val="24"/>
          <w:szCs w:val="24"/>
        </w:rPr>
        <w:t xml:space="preserve"> alone cannot consistently control weeds in this region. </w:t>
      </w:r>
    </w:p>
    <w:p w14:paraId="110B755B" w14:textId="77777777" w:rsidR="00C52A7D" w:rsidRPr="0042521F" w:rsidRDefault="00C52A7D" w:rsidP="00B30B0C">
      <w:pPr>
        <w:shd w:val="clear" w:color="auto" w:fill="FFFFFF"/>
        <w:spacing w:after="0" w:line="360" w:lineRule="auto"/>
        <w:rPr>
          <w:rFonts w:eastAsia="Times New Roman" w:cstheme="minorHAnsi"/>
          <w:sz w:val="24"/>
          <w:szCs w:val="24"/>
        </w:rPr>
      </w:pPr>
    </w:p>
    <w:p w14:paraId="287C8067" w14:textId="77777777" w:rsidR="0045086C" w:rsidRPr="007A4BFC" w:rsidRDefault="0045086C" w:rsidP="0045086C">
      <w:pPr>
        <w:widowControl w:val="0"/>
        <w:autoSpaceDE w:val="0"/>
        <w:autoSpaceDN w:val="0"/>
        <w:adjustRightInd w:val="0"/>
        <w:spacing w:after="0" w:line="360" w:lineRule="auto"/>
        <w:ind w:left="480" w:hanging="480"/>
        <w:rPr>
          <w:ins w:id="123" w:author="Nichols, Virginia A" w:date="2020-02-22T20:02:00Z"/>
          <w:rFonts w:cs="Calibri"/>
          <w:i/>
        </w:rPr>
      </w:pPr>
      <w:r>
        <w:rPr>
          <w:rFonts w:cstheme="minorHAnsi"/>
          <w:i/>
          <w:sz w:val="24"/>
          <w:szCs w:val="24"/>
        </w:rPr>
        <w:t>References</w:t>
      </w:r>
      <w:bookmarkStart w:id="124" w:name="_GoBack"/>
    </w:p>
    <w:p w14:paraId="4B56AE6F" w14:textId="77777777" w:rsidR="0045086C" w:rsidRPr="0045086C" w:rsidRDefault="0045086C" w:rsidP="0045086C">
      <w:pPr>
        <w:widowControl w:val="0"/>
        <w:autoSpaceDE w:val="0"/>
        <w:autoSpaceDN w:val="0"/>
        <w:adjustRightInd w:val="0"/>
        <w:spacing w:after="0" w:line="360" w:lineRule="auto"/>
        <w:ind w:left="480" w:hanging="480"/>
        <w:rPr>
          <w:ins w:id="125" w:author="Nichols, Virginia A" w:date="2020-02-22T20:02:00Z"/>
          <w:rFonts w:cs="Calibri"/>
          <w:noProof/>
        </w:rPr>
      </w:pPr>
      <w:ins w:id="126" w:author="Nichols, Virginia A" w:date="2020-02-22T20:02:00Z">
        <w:r w:rsidRPr="0045086C">
          <w:rPr>
            <w:rFonts w:cs="Calibri"/>
            <w:noProof/>
          </w:rPr>
          <w:t>Adams DC, Gurevitch J, Rosenberg MS (1997) Resampling Tests for Meta-Analysis of Ecological Data. REPORTS Ecol 78:1277–1283</w:t>
        </w:r>
      </w:ins>
    </w:p>
    <w:p w14:paraId="576EA8F2" w14:textId="77777777" w:rsidR="0045086C" w:rsidRPr="0045086C" w:rsidRDefault="0045086C" w:rsidP="0045086C">
      <w:pPr>
        <w:widowControl w:val="0"/>
        <w:autoSpaceDE w:val="0"/>
        <w:autoSpaceDN w:val="0"/>
        <w:adjustRightInd w:val="0"/>
        <w:spacing w:after="0" w:line="360" w:lineRule="auto"/>
        <w:ind w:left="480" w:hanging="480"/>
        <w:rPr>
          <w:ins w:id="127" w:author="Nichols, Virginia A" w:date="2020-02-22T20:02:00Z"/>
          <w:rFonts w:cs="Calibri"/>
          <w:noProof/>
        </w:rPr>
      </w:pPr>
      <w:ins w:id="128" w:author="Nichols, Virginia A" w:date="2020-02-22T20:02:00Z">
        <w:r w:rsidRPr="0045086C">
          <w:rPr>
            <w:rFonts w:cs="Calibri"/>
            <w:noProof/>
          </w:rPr>
          <w:t>Andrew IKS, Storkey J, Sparkes DL (2015) A review of the potential for competitive cereal cultivars as a tool in integrated weed management. Weed Res 55:239–248. doi: 10.1111/wre.12137</w:t>
        </w:r>
      </w:ins>
    </w:p>
    <w:p w14:paraId="4B5436D6" w14:textId="77777777" w:rsidR="0045086C" w:rsidRPr="0045086C" w:rsidRDefault="0045086C" w:rsidP="0045086C">
      <w:pPr>
        <w:widowControl w:val="0"/>
        <w:autoSpaceDE w:val="0"/>
        <w:autoSpaceDN w:val="0"/>
        <w:adjustRightInd w:val="0"/>
        <w:spacing w:after="0" w:line="360" w:lineRule="auto"/>
        <w:ind w:left="480" w:hanging="480"/>
        <w:rPr>
          <w:ins w:id="129" w:author="Nichols, Virginia A" w:date="2020-02-22T20:02:00Z"/>
          <w:rFonts w:cs="Calibri"/>
          <w:noProof/>
        </w:rPr>
      </w:pPr>
      <w:ins w:id="130" w:author="Nichols, Virginia A" w:date="2020-02-22T20:02:00Z">
        <w:r w:rsidRPr="0045086C">
          <w:rPr>
            <w:rFonts w:cs="Calibri"/>
            <w:noProof/>
          </w:rPr>
          <w:t>Baraibar B, Mortensen DA, Hunter MC, et al (2018) Growing degree days and cover crop type explain weed biomass in winter cover crops. Agron Sustain Dev 38:1–9. doi: 10.1007/s13593-018-0543-1</w:t>
        </w:r>
      </w:ins>
    </w:p>
    <w:p w14:paraId="78C8914C" w14:textId="77777777" w:rsidR="0045086C" w:rsidRPr="0045086C" w:rsidRDefault="0045086C" w:rsidP="0045086C">
      <w:pPr>
        <w:widowControl w:val="0"/>
        <w:autoSpaceDE w:val="0"/>
        <w:autoSpaceDN w:val="0"/>
        <w:adjustRightInd w:val="0"/>
        <w:spacing w:after="0" w:line="360" w:lineRule="auto"/>
        <w:ind w:left="480" w:hanging="480"/>
        <w:rPr>
          <w:ins w:id="131" w:author="Nichols, Virginia A" w:date="2020-02-22T20:02:00Z"/>
          <w:rFonts w:cs="Calibri"/>
          <w:noProof/>
        </w:rPr>
      </w:pPr>
      <w:ins w:id="132" w:author="Nichols, Virginia A" w:date="2020-02-22T20:02:00Z">
        <w:r w:rsidRPr="0045086C">
          <w:rPr>
            <w:rFonts w:cs="Calibri"/>
            <w:noProof/>
          </w:rPr>
          <w:t>Basche AD, Archontoulis S V., Kaspar TC, et al (2016) Simulating long-term impacts of cover crops and climate change on crop production and environmental outcomes in the Midwestern United States. Agric Ecosyst Environ 218:95–106. doi: 10.1016/j.agee.2015.11.011</w:t>
        </w:r>
      </w:ins>
    </w:p>
    <w:p w14:paraId="417AFD7B" w14:textId="77777777" w:rsidR="0045086C" w:rsidRPr="0045086C" w:rsidRDefault="0045086C" w:rsidP="0045086C">
      <w:pPr>
        <w:widowControl w:val="0"/>
        <w:autoSpaceDE w:val="0"/>
        <w:autoSpaceDN w:val="0"/>
        <w:adjustRightInd w:val="0"/>
        <w:spacing w:after="0" w:line="360" w:lineRule="auto"/>
        <w:ind w:left="480" w:hanging="480"/>
        <w:rPr>
          <w:ins w:id="133" w:author="Nichols, Virginia A" w:date="2020-02-22T20:02:00Z"/>
          <w:rFonts w:cs="Calibri"/>
          <w:noProof/>
        </w:rPr>
      </w:pPr>
      <w:ins w:id="134" w:author="Nichols, Virginia A" w:date="2020-02-22T20:02:00Z">
        <w:r w:rsidRPr="0045086C">
          <w:rPr>
            <w:rFonts w:cs="Calibri"/>
            <w:noProof/>
          </w:rPr>
          <w:t>Basche AD, DeLonge MS (2019) Comparing infiltration rates in soils managed with conventional and alternative farming methods: A meta-analysis. PLoS One 14:1–22. doi: 10.1371/journal.pone.0215702</w:t>
        </w:r>
      </w:ins>
    </w:p>
    <w:p w14:paraId="265B2EAD" w14:textId="77777777" w:rsidR="0045086C" w:rsidRPr="0045086C" w:rsidRDefault="0045086C" w:rsidP="0045086C">
      <w:pPr>
        <w:widowControl w:val="0"/>
        <w:autoSpaceDE w:val="0"/>
        <w:autoSpaceDN w:val="0"/>
        <w:adjustRightInd w:val="0"/>
        <w:spacing w:after="0" w:line="360" w:lineRule="auto"/>
        <w:ind w:left="480" w:hanging="480"/>
        <w:rPr>
          <w:ins w:id="135" w:author="Nichols, Virginia A" w:date="2020-02-22T20:02:00Z"/>
          <w:rFonts w:cs="Calibri"/>
          <w:noProof/>
        </w:rPr>
      </w:pPr>
      <w:ins w:id="136" w:author="Nichols, Virginia A" w:date="2020-02-22T20:02:00Z">
        <w:r w:rsidRPr="0045086C">
          <w:rPr>
            <w:rFonts w:cs="Calibri"/>
            <w:noProof/>
          </w:rPr>
          <w:t>Basso B, Ritchie JT (2015) Simulating Crop Growth and Biogeochemical Fluxes in Response to Land Management Using the SALUS Model</w:t>
        </w:r>
      </w:ins>
    </w:p>
    <w:p w14:paraId="131A7845" w14:textId="77777777" w:rsidR="0045086C" w:rsidRPr="0045086C" w:rsidRDefault="0045086C" w:rsidP="0045086C">
      <w:pPr>
        <w:widowControl w:val="0"/>
        <w:autoSpaceDE w:val="0"/>
        <w:autoSpaceDN w:val="0"/>
        <w:adjustRightInd w:val="0"/>
        <w:spacing w:after="0" w:line="360" w:lineRule="auto"/>
        <w:ind w:left="480" w:hanging="480"/>
        <w:rPr>
          <w:ins w:id="137" w:author="Nichols, Virginia A" w:date="2020-02-22T20:02:00Z"/>
          <w:rFonts w:cs="Calibri"/>
          <w:noProof/>
        </w:rPr>
      </w:pPr>
      <w:ins w:id="138" w:author="Nichols, Virginia A" w:date="2020-02-22T20:02:00Z">
        <w:r w:rsidRPr="0045086C">
          <w:rPr>
            <w:rFonts w:cs="Calibri"/>
            <w:noProof/>
          </w:rPr>
          <w:t>Bates D, Mächler M, Bolker B, Walker S (2015) Fitting Linear Mixed-Effects Models using lme4. J Stat Softw 67:1–48. doi: 10.18637/jss.v067.i01</w:t>
        </w:r>
      </w:ins>
    </w:p>
    <w:p w14:paraId="7984A53D" w14:textId="77777777" w:rsidR="0045086C" w:rsidRPr="0045086C" w:rsidRDefault="0045086C" w:rsidP="0045086C">
      <w:pPr>
        <w:widowControl w:val="0"/>
        <w:autoSpaceDE w:val="0"/>
        <w:autoSpaceDN w:val="0"/>
        <w:adjustRightInd w:val="0"/>
        <w:spacing w:after="0" w:line="360" w:lineRule="auto"/>
        <w:ind w:left="480" w:hanging="480"/>
        <w:rPr>
          <w:ins w:id="139" w:author="Nichols, Virginia A" w:date="2020-02-22T20:02:00Z"/>
          <w:rFonts w:cs="Calibri"/>
          <w:noProof/>
        </w:rPr>
      </w:pPr>
      <w:ins w:id="140" w:author="Nichols, Virginia A" w:date="2020-02-22T20:02:00Z">
        <w:r w:rsidRPr="0045086C">
          <w:rPr>
            <w:rFonts w:cs="Calibri"/>
            <w:noProof/>
          </w:rPr>
          <w:t>Baum ME, Archontoulis S V., Licht MA (2019) Planting date, hybrid maturity, and weather effects on maize yield and crop stage. Agron J 111:303–313. doi: 10.2134/agronj2018.04.0297</w:t>
        </w:r>
      </w:ins>
    </w:p>
    <w:p w14:paraId="70C3FB82" w14:textId="77777777" w:rsidR="0045086C" w:rsidRPr="0045086C" w:rsidRDefault="0045086C" w:rsidP="0045086C">
      <w:pPr>
        <w:widowControl w:val="0"/>
        <w:autoSpaceDE w:val="0"/>
        <w:autoSpaceDN w:val="0"/>
        <w:adjustRightInd w:val="0"/>
        <w:spacing w:after="0" w:line="360" w:lineRule="auto"/>
        <w:ind w:left="480" w:hanging="480"/>
        <w:rPr>
          <w:ins w:id="141" w:author="Nichols, Virginia A" w:date="2020-02-22T20:02:00Z"/>
          <w:rFonts w:cs="Calibri"/>
          <w:noProof/>
        </w:rPr>
      </w:pPr>
      <w:ins w:id="142" w:author="Nichols, Virginia A" w:date="2020-02-22T20:02:00Z">
        <w:r w:rsidRPr="0045086C">
          <w:rPr>
            <w:rFonts w:cs="Calibri"/>
            <w:noProof/>
          </w:rPr>
          <w:t>Blanco-Canqui H, Shaver TM, Lindquist JL, et al (2015) Cover crops and ecosystem services: Insights from studies in temperate soils. Agron J 107:2449–2474. doi: 10.2134/agronj15.0086</w:t>
        </w:r>
      </w:ins>
    </w:p>
    <w:p w14:paraId="2994AF3A" w14:textId="77777777" w:rsidR="0045086C" w:rsidRPr="0045086C" w:rsidRDefault="0045086C" w:rsidP="0045086C">
      <w:pPr>
        <w:widowControl w:val="0"/>
        <w:autoSpaceDE w:val="0"/>
        <w:autoSpaceDN w:val="0"/>
        <w:adjustRightInd w:val="0"/>
        <w:spacing w:after="0" w:line="360" w:lineRule="auto"/>
        <w:ind w:left="480" w:hanging="480"/>
        <w:rPr>
          <w:ins w:id="143" w:author="Nichols, Virginia A" w:date="2020-02-22T20:02:00Z"/>
          <w:rFonts w:cs="Calibri"/>
          <w:noProof/>
        </w:rPr>
      </w:pPr>
      <w:ins w:id="144" w:author="Nichols, Virginia A" w:date="2020-02-22T20:02:00Z">
        <w:r w:rsidRPr="0045086C">
          <w:rPr>
            <w:rFonts w:cs="Calibri"/>
            <w:noProof/>
          </w:rPr>
          <w:t>Bollero GA, Bullock DG (1994) Cover cropping systems for the Central Corn Belt. J Prod Agric 7:55–58. doi: 10.2134/jpa1994.0055</w:t>
        </w:r>
      </w:ins>
    </w:p>
    <w:p w14:paraId="4813076E" w14:textId="77777777" w:rsidR="0045086C" w:rsidRPr="0045086C" w:rsidRDefault="0045086C" w:rsidP="0045086C">
      <w:pPr>
        <w:widowControl w:val="0"/>
        <w:autoSpaceDE w:val="0"/>
        <w:autoSpaceDN w:val="0"/>
        <w:adjustRightInd w:val="0"/>
        <w:spacing w:after="0" w:line="360" w:lineRule="auto"/>
        <w:ind w:left="480" w:hanging="480"/>
        <w:rPr>
          <w:ins w:id="145" w:author="Nichols, Virginia A" w:date="2020-02-22T20:02:00Z"/>
          <w:rFonts w:cs="Calibri"/>
          <w:noProof/>
        </w:rPr>
      </w:pPr>
      <w:ins w:id="146" w:author="Nichols, Virginia A" w:date="2020-02-22T20:02:00Z">
        <w:r w:rsidRPr="0045086C">
          <w:rPr>
            <w:rFonts w:cs="Calibri"/>
            <w:noProof/>
          </w:rPr>
          <w:t>Bryan J, Zhao J (2018) googlesheets: Manage Google Spreadsheets from R</w:t>
        </w:r>
      </w:ins>
    </w:p>
    <w:p w14:paraId="1D10EC1E" w14:textId="77777777" w:rsidR="0045086C" w:rsidRPr="0045086C" w:rsidRDefault="0045086C" w:rsidP="0045086C">
      <w:pPr>
        <w:widowControl w:val="0"/>
        <w:autoSpaceDE w:val="0"/>
        <w:autoSpaceDN w:val="0"/>
        <w:adjustRightInd w:val="0"/>
        <w:spacing w:after="0" w:line="360" w:lineRule="auto"/>
        <w:ind w:left="480" w:hanging="480"/>
        <w:rPr>
          <w:ins w:id="147" w:author="Nichols, Virginia A" w:date="2020-02-22T20:02:00Z"/>
          <w:rFonts w:cs="Calibri"/>
          <w:noProof/>
        </w:rPr>
      </w:pPr>
      <w:ins w:id="148" w:author="Nichols, Virginia A" w:date="2020-02-22T20:02:00Z">
        <w:r w:rsidRPr="0045086C">
          <w:rPr>
            <w:rFonts w:cs="Calibri"/>
            <w:noProof/>
          </w:rPr>
          <w:t>Cholette TB, Soltani N, Hooker DC, et al (2018) Suppression of glyphosate-resistant Canada fleabane (Conyza canadensis) in corn with cover crops seeded after wheat harvest the previous year. Weed Technol 32:244–250. doi: 10.1017/wet.2018.19</w:t>
        </w:r>
      </w:ins>
    </w:p>
    <w:p w14:paraId="2D3EF69E" w14:textId="77777777" w:rsidR="0045086C" w:rsidRPr="0045086C" w:rsidRDefault="0045086C" w:rsidP="0045086C">
      <w:pPr>
        <w:widowControl w:val="0"/>
        <w:autoSpaceDE w:val="0"/>
        <w:autoSpaceDN w:val="0"/>
        <w:adjustRightInd w:val="0"/>
        <w:spacing w:after="0" w:line="360" w:lineRule="auto"/>
        <w:ind w:left="480" w:hanging="480"/>
        <w:rPr>
          <w:ins w:id="149" w:author="Nichols, Virginia A" w:date="2020-02-22T20:02:00Z"/>
          <w:rFonts w:cs="Calibri"/>
          <w:noProof/>
        </w:rPr>
      </w:pPr>
      <w:ins w:id="150" w:author="Nichols, Virginia A" w:date="2020-02-22T20:02:00Z">
        <w:r w:rsidRPr="0045086C">
          <w:rPr>
            <w:rFonts w:cs="Calibri"/>
            <w:noProof/>
          </w:rPr>
          <w:t xml:space="preserve">Dhima K V., Vasilakoglou IB, Eleftherohorinos IG, Lithourgidis AS (2006) Allelopathic potential of winter cereals and their cover crop mulch effect on grass weed suppression and corn development. Crop </w:t>
        </w:r>
        <w:r w:rsidRPr="0045086C">
          <w:rPr>
            <w:rFonts w:cs="Calibri"/>
            <w:noProof/>
          </w:rPr>
          <w:lastRenderedPageBreak/>
          <w:t>Sci 46:345–352. doi: 10.2135/cropsci2005-0186</w:t>
        </w:r>
      </w:ins>
    </w:p>
    <w:p w14:paraId="6387DC52" w14:textId="77777777" w:rsidR="0045086C" w:rsidRPr="0045086C" w:rsidRDefault="0045086C" w:rsidP="0045086C">
      <w:pPr>
        <w:widowControl w:val="0"/>
        <w:autoSpaceDE w:val="0"/>
        <w:autoSpaceDN w:val="0"/>
        <w:adjustRightInd w:val="0"/>
        <w:spacing w:after="0" w:line="360" w:lineRule="auto"/>
        <w:ind w:left="480" w:hanging="480"/>
        <w:rPr>
          <w:ins w:id="151" w:author="Nichols, Virginia A" w:date="2020-02-22T20:02:00Z"/>
          <w:rFonts w:cs="Calibri"/>
          <w:noProof/>
        </w:rPr>
      </w:pPr>
      <w:ins w:id="152" w:author="Nichols, Virginia A" w:date="2020-02-22T20:02:00Z">
        <w:r w:rsidRPr="0045086C">
          <w:rPr>
            <w:rFonts w:cs="Calibri"/>
            <w:noProof/>
          </w:rPr>
          <w:t>Dzotsi KA, Basso B, Jones JW (2013) Development, uncertainty and sensitivity analysis of the simple SALUS crop model in DSSAT. Ecol Modell 260:62–76. doi: 10.1016/j.ecolmodel.2013.03.017</w:t>
        </w:r>
      </w:ins>
    </w:p>
    <w:p w14:paraId="6E1C1638" w14:textId="77777777" w:rsidR="0045086C" w:rsidRPr="0045086C" w:rsidRDefault="0045086C" w:rsidP="0045086C">
      <w:pPr>
        <w:widowControl w:val="0"/>
        <w:autoSpaceDE w:val="0"/>
        <w:autoSpaceDN w:val="0"/>
        <w:adjustRightInd w:val="0"/>
        <w:spacing w:after="0" w:line="360" w:lineRule="auto"/>
        <w:ind w:left="480" w:hanging="480"/>
        <w:rPr>
          <w:ins w:id="153" w:author="Nichols, Virginia A" w:date="2020-02-22T20:02:00Z"/>
          <w:rFonts w:cs="Calibri"/>
          <w:noProof/>
        </w:rPr>
      </w:pPr>
      <w:ins w:id="154" w:author="Nichols, Virginia A" w:date="2020-02-22T20:02:00Z">
        <w:r w:rsidRPr="0045086C">
          <w:rPr>
            <w:rFonts w:cs="Calibri"/>
            <w:noProof/>
          </w:rPr>
          <w:t>Eagle AJ, Christianson LE, Cook RL, et al (2017) Meta-analysis constrained by data: Recommendations to improve relevance of nutrient management research. Agron J 109:2441–2449. doi: 10.2134/agronj2017.04.0215</w:t>
        </w:r>
      </w:ins>
    </w:p>
    <w:p w14:paraId="468D59C8" w14:textId="77777777" w:rsidR="0045086C" w:rsidRPr="0045086C" w:rsidRDefault="0045086C" w:rsidP="0045086C">
      <w:pPr>
        <w:widowControl w:val="0"/>
        <w:autoSpaceDE w:val="0"/>
        <w:autoSpaceDN w:val="0"/>
        <w:adjustRightInd w:val="0"/>
        <w:spacing w:after="0" w:line="360" w:lineRule="auto"/>
        <w:ind w:left="480" w:hanging="480"/>
        <w:rPr>
          <w:ins w:id="155" w:author="Nichols, Virginia A" w:date="2020-02-22T20:02:00Z"/>
          <w:rFonts w:cs="Calibri"/>
          <w:noProof/>
        </w:rPr>
      </w:pPr>
      <w:ins w:id="156" w:author="Nichols, Virginia A" w:date="2020-02-22T20:02:00Z">
        <w:r w:rsidRPr="0045086C">
          <w:rPr>
            <w:rFonts w:cs="Calibri"/>
            <w:noProof/>
          </w:rPr>
          <w:t>Egli DB, Cornelius PL (2009) A Regional Analysis of the Response of Soybean Yield to Planting Date. Agron J 101:330–335. doi: 10.2134/agronj2008.0148</w:t>
        </w:r>
      </w:ins>
    </w:p>
    <w:p w14:paraId="37BA15D0" w14:textId="77777777" w:rsidR="0045086C" w:rsidRPr="0045086C" w:rsidRDefault="0045086C" w:rsidP="0045086C">
      <w:pPr>
        <w:widowControl w:val="0"/>
        <w:autoSpaceDE w:val="0"/>
        <w:autoSpaceDN w:val="0"/>
        <w:adjustRightInd w:val="0"/>
        <w:spacing w:after="0" w:line="360" w:lineRule="auto"/>
        <w:ind w:left="480" w:hanging="480"/>
        <w:rPr>
          <w:ins w:id="157" w:author="Nichols, Virginia A" w:date="2020-02-22T20:02:00Z"/>
          <w:rFonts w:cs="Calibri"/>
          <w:noProof/>
        </w:rPr>
      </w:pPr>
      <w:ins w:id="158" w:author="Nichols, Virginia A" w:date="2020-02-22T20:02:00Z">
        <w:r w:rsidRPr="0045086C">
          <w:rPr>
            <w:rFonts w:cs="Calibri"/>
            <w:noProof/>
          </w:rPr>
          <w:t>Firke S (2019) janitor: Simple Tools for Examining and Cleaning Dirty Data</w:t>
        </w:r>
      </w:ins>
    </w:p>
    <w:p w14:paraId="78E3A354" w14:textId="77777777" w:rsidR="0045086C" w:rsidRPr="0045086C" w:rsidRDefault="0045086C" w:rsidP="0045086C">
      <w:pPr>
        <w:widowControl w:val="0"/>
        <w:autoSpaceDE w:val="0"/>
        <w:autoSpaceDN w:val="0"/>
        <w:adjustRightInd w:val="0"/>
        <w:spacing w:after="0" w:line="360" w:lineRule="auto"/>
        <w:ind w:left="480" w:hanging="480"/>
        <w:rPr>
          <w:ins w:id="159" w:author="Nichols, Virginia A" w:date="2020-02-22T20:02:00Z"/>
          <w:rFonts w:cs="Calibri"/>
          <w:noProof/>
        </w:rPr>
      </w:pPr>
      <w:ins w:id="160" w:author="Nichols, Virginia A" w:date="2020-02-22T20:02:00Z">
        <w:r w:rsidRPr="0045086C">
          <w:rPr>
            <w:rFonts w:cs="Calibri"/>
            <w:noProof/>
          </w:rPr>
          <w:t>Gailans S, Juchems L, Buman B, et al (2019) Winter Cereal Rye Cover Crop Effect on Cash Crop Yield, Year 10</w:t>
        </w:r>
      </w:ins>
    </w:p>
    <w:p w14:paraId="4FFDB464" w14:textId="77777777" w:rsidR="0045086C" w:rsidRPr="0045086C" w:rsidRDefault="0045086C" w:rsidP="0045086C">
      <w:pPr>
        <w:widowControl w:val="0"/>
        <w:autoSpaceDE w:val="0"/>
        <w:autoSpaceDN w:val="0"/>
        <w:adjustRightInd w:val="0"/>
        <w:spacing w:after="0" w:line="360" w:lineRule="auto"/>
        <w:ind w:left="480" w:hanging="480"/>
        <w:rPr>
          <w:ins w:id="161" w:author="Nichols, Virginia A" w:date="2020-02-22T20:02:00Z"/>
          <w:rFonts w:cs="Calibri"/>
          <w:noProof/>
        </w:rPr>
      </w:pPr>
      <w:ins w:id="162" w:author="Nichols, Virginia A" w:date="2020-02-22T20:02:00Z">
        <w:r w:rsidRPr="0045086C">
          <w:rPr>
            <w:rFonts w:cs="Calibri"/>
            <w:noProof/>
          </w:rPr>
          <w:t>Gerstner K, Moreno-Mateos D, Gurevitch J, et al (2017) Will your paper be used in a meta-analysis? Make the reach of your research broader and longer lasting. Methods Ecol Evol 8:777–784. doi: 10.1111/2041-210X.12758</w:t>
        </w:r>
      </w:ins>
    </w:p>
    <w:p w14:paraId="52FE494D" w14:textId="77777777" w:rsidR="0045086C" w:rsidRPr="0045086C" w:rsidRDefault="0045086C" w:rsidP="0045086C">
      <w:pPr>
        <w:widowControl w:val="0"/>
        <w:autoSpaceDE w:val="0"/>
        <w:autoSpaceDN w:val="0"/>
        <w:adjustRightInd w:val="0"/>
        <w:spacing w:after="0" w:line="360" w:lineRule="auto"/>
        <w:ind w:left="480" w:hanging="480"/>
        <w:rPr>
          <w:ins w:id="163" w:author="Nichols, Virginia A" w:date="2020-02-22T20:02:00Z"/>
          <w:rFonts w:cs="Calibri"/>
          <w:noProof/>
        </w:rPr>
      </w:pPr>
      <w:ins w:id="164" w:author="Nichols, Virginia A" w:date="2020-02-22T20:02:00Z">
        <w:r w:rsidRPr="0045086C">
          <w:rPr>
            <w:rFonts w:cs="Calibri"/>
            <w:noProof/>
          </w:rPr>
          <w:t>Gieske MF, Ackroyd VJ, Baas DG, et al (2016a) Brassica cover crop effects on nitrogen availability and oat and corn yield. Agron J 108:151–161. doi: 10.2134/agronj2015.0119</w:t>
        </w:r>
      </w:ins>
    </w:p>
    <w:p w14:paraId="004EFB2C" w14:textId="77777777" w:rsidR="0045086C" w:rsidRPr="0045086C" w:rsidRDefault="0045086C" w:rsidP="0045086C">
      <w:pPr>
        <w:widowControl w:val="0"/>
        <w:autoSpaceDE w:val="0"/>
        <w:autoSpaceDN w:val="0"/>
        <w:adjustRightInd w:val="0"/>
        <w:spacing w:after="0" w:line="360" w:lineRule="auto"/>
        <w:ind w:left="480" w:hanging="480"/>
        <w:rPr>
          <w:ins w:id="165" w:author="Nichols, Virginia A" w:date="2020-02-22T20:02:00Z"/>
          <w:rFonts w:cs="Calibri"/>
          <w:noProof/>
        </w:rPr>
      </w:pPr>
      <w:ins w:id="166" w:author="Nichols, Virginia A" w:date="2020-02-22T20:02:00Z">
        <w:r w:rsidRPr="0045086C">
          <w:rPr>
            <w:rFonts w:cs="Calibri"/>
            <w:noProof/>
          </w:rPr>
          <w:t>Gieske MF, Wyse DL, Durgan BR (2016b) Spring- and Fall-Seeded Radish Cover-Crop Effects on Weed Management in Corn. Weed Technol 30:559–572. doi: 10.1614/wt-d-15-00023.1</w:t>
        </w:r>
      </w:ins>
    </w:p>
    <w:p w14:paraId="7106858C" w14:textId="77777777" w:rsidR="0045086C" w:rsidRPr="0045086C" w:rsidRDefault="0045086C" w:rsidP="0045086C">
      <w:pPr>
        <w:widowControl w:val="0"/>
        <w:autoSpaceDE w:val="0"/>
        <w:autoSpaceDN w:val="0"/>
        <w:adjustRightInd w:val="0"/>
        <w:spacing w:after="0" w:line="360" w:lineRule="auto"/>
        <w:ind w:left="480" w:hanging="480"/>
        <w:rPr>
          <w:ins w:id="167" w:author="Nichols, Virginia A" w:date="2020-02-22T20:02:00Z"/>
          <w:rFonts w:cs="Calibri"/>
          <w:noProof/>
        </w:rPr>
      </w:pPr>
      <w:ins w:id="168" w:author="Nichols, Virginia A" w:date="2020-02-22T20:02:00Z">
        <w:r w:rsidRPr="0045086C">
          <w:rPr>
            <w:rFonts w:cs="Calibri"/>
            <w:noProof/>
          </w:rPr>
          <w:t>Grolemund G, Wickham H (2011) Dates and Times Made Easy with lubridate. J Stat Softw 40:. doi: 10.18637/jss.v040.i03</w:t>
        </w:r>
      </w:ins>
    </w:p>
    <w:p w14:paraId="223E3F67" w14:textId="77777777" w:rsidR="0045086C" w:rsidRPr="0045086C" w:rsidRDefault="0045086C" w:rsidP="0045086C">
      <w:pPr>
        <w:widowControl w:val="0"/>
        <w:autoSpaceDE w:val="0"/>
        <w:autoSpaceDN w:val="0"/>
        <w:adjustRightInd w:val="0"/>
        <w:spacing w:after="0" w:line="360" w:lineRule="auto"/>
        <w:ind w:left="480" w:hanging="480"/>
        <w:rPr>
          <w:ins w:id="169" w:author="Nichols, Virginia A" w:date="2020-02-22T20:02:00Z"/>
          <w:rFonts w:cs="Calibri"/>
          <w:noProof/>
        </w:rPr>
      </w:pPr>
      <w:ins w:id="170" w:author="Nichols, Virginia A" w:date="2020-02-22T20:02:00Z">
        <w:r w:rsidRPr="0045086C">
          <w:rPr>
            <w:rFonts w:cs="Calibri"/>
            <w:noProof/>
          </w:rPr>
          <w:t>Gurevitch J, Koricheva J, Nakagawa S, Stewart G (2018) Meta-analysis and the science of research synthesis. Nature 555:175–182. doi: 10.1038/nature25753</w:t>
        </w:r>
      </w:ins>
    </w:p>
    <w:p w14:paraId="491317BA" w14:textId="77777777" w:rsidR="0045086C" w:rsidRPr="0045086C" w:rsidRDefault="0045086C" w:rsidP="0045086C">
      <w:pPr>
        <w:widowControl w:val="0"/>
        <w:autoSpaceDE w:val="0"/>
        <w:autoSpaceDN w:val="0"/>
        <w:adjustRightInd w:val="0"/>
        <w:spacing w:after="0" w:line="360" w:lineRule="auto"/>
        <w:ind w:left="480" w:hanging="480"/>
        <w:rPr>
          <w:ins w:id="171" w:author="Nichols, Virginia A" w:date="2020-02-22T20:02:00Z"/>
          <w:rFonts w:cs="Calibri"/>
          <w:noProof/>
        </w:rPr>
      </w:pPr>
      <w:ins w:id="172" w:author="Nichols, Virginia A" w:date="2020-02-22T20:02:00Z">
        <w:r w:rsidRPr="0045086C">
          <w:rPr>
            <w:rFonts w:cs="Calibri"/>
            <w:noProof/>
          </w:rPr>
          <w:t>Han W, Yang Z, Di L, Mueller R (2012) CropScape: A Web service based application for exploring and disseminating US conterminous geospatial cropland data products for decision support. Comput Electron Agric 84:111–123. doi: 10.1016/j.compag.2012.03.005</w:t>
        </w:r>
      </w:ins>
    </w:p>
    <w:p w14:paraId="7C821515" w14:textId="77777777" w:rsidR="0045086C" w:rsidRPr="0045086C" w:rsidRDefault="0045086C" w:rsidP="0045086C">
      <w:pPr>
        <w:widowControl w:val="0"/>
        <w:autoSpaceDE w:val="0"/>
        <w:autoSpaceDN w:val="0"/>
        <w:adjustRightInd w:val="0"/>
        <w:spacing w:after="0" w:line="360" w:lineRule="auto"/>
        <w:ind w:left="480" w:hanging="480"/>
        <w:rPr>
          <w:ins w:id="173" w:author="Nichols, Virginia A" w:date="2020-02-22T20:02:00Z"/>
          <w:rFonts w:cs="Calibri"/>
          <w:noProof/>
        </w:rPr>
      </w:pPr>
      <w:ins w:id="174" w:author="Nichols, Virginia A" w:date="2020-02-22T20:02:00Z">
        <w:r w:rsidRPr="0045086C">
          <w:rPr>
            <w:rFonts w:cs="Calibri"/>
            <w:noProof/>
          </w:rPr>
          <w:t>Haramoto ER, Gallandt ER (2005) Brassica cover cropping: I. Effects on weed and crop establishment. Weed Sci 53:695–701. doi: 10.1614/ws-04-162r.1</w:t>
        </w:r>
      </w:ins>
    </w:p>
    <w:p w14:paraId="256FB0A8" w14:textId="77777777" w:rsidR="0045086C" w:rsidRPr="0045086C" w:rsidRDefault="0045086C" w:rsidP="0045086C">
      <w:pPr>
        <w:widowControl w:val="0"/>
        <w:autoSpaceDE w:val="0"/>
        <w:autoSpaceDN w:val="0"/>
        <w:adjustRightInd w:val="0"/>
        <w:spacing w:after="0" w:line="360" w:lineRule="auto"/>
        <w:ind w:left="480" w:hanging="480"/>
        <w:rPr>
          <w:ins w:id="175" w:author="Nichols, Virginia A" w:date="2020-02-22T20:02:00Z"/>
          <w:rFonts w:cs="Calibri"/>
          <w:noProof/>
        </w:rPr>
      </w:pPr>
      <w:ins w:id="176" w:author="Nichols, Virginia A" w:date="2020-02-22T20:02:00Z">
        <w:r w:rsidRPr="0045086C">
          <w:rPr>
            <w:rFonts w:cs="Calibri"/>
            <w:noProof/>
          </w:rPr>
          <w:t>Ho J, Tumkaya T, Aryal S, et al (2019) Moving beyond P values: data analysis with estimation graphics. Nat Methods 16:565–566. doi: 10.1038/s41592-019-0470-3</w:t>
        </w:r>
      </w:ins>
    </w:p>
    <w:p w14:paraId="48D8D168" w14:textId="77777777" w:rsidR="0045086C" w:rsidRPr="0045086C" w:rsidRDefault="0045086C" w:rsidP="0045086C">
      <w:pPr>
        <w:widowControl w:val="0"/>
        <w:autoSpaceDE w:val="0"/>
        <w:autoSpaceDN w:val="0"/>
        <w:adjustRightInd w:val="0"/>
        <w:spacing w:after="0" w:line="360" w:lineRule="auto"/>
        <w:ind w:left="480" w:hanging="480"/>
        <w:rPr>
          <w:ins w:id="177" w:author="Nichols, Virginia A" w:date="2020-02-22T20:02:00Z"/>
          <w:rFonts w:cs="Calibri"/>
          <w:noProof/>
        </w:rPr>
      </w:pPr>
      <w:ins w:id="178" w:author="Nichols, Virginia A" w:date="2020-02-22T20:02:00Z">
        <w:r w:rsidRPr="0045086C">
          <w:rPr>
            <w:rFonts w:cs="Calibri"/>
            <w:noProof/>
          </w:rPr>
          <w:t>Hothorn T, Hornik K, Zeileis A (2006) Unbiased recursive partitioning: A conditional inference framework. J Comput Graph Stat 15:651–674. doi: 10.1198/106186006X133933</w:t>
        </w:r>
      </w:ins>
    </w:p>
    <w:p w14:paraId="40E65B59" w14:textId="77777777" w:rsidR="0045086C" w:rsidRPr="0045086C" w:rsidRDefault="0045086C" w:rsidP="0045086C">
      <w:pPr>
        <w:widowControl w:val="0"/>
        <w:autoSpaceDE w:val="0"/>
        <w:autoSpaceDN w:val="0"/>
        <w:adjustRightInd w:val="0"/>
        <w:spacing w:after="0" w:line="360" w:lineRule="auto"/>
        <w:ind w:left="480" w:hanging="480"/>
        <w:rPr>
          <w:ins w:id="179" w:author="Nichols, Virginia A" w:date="2020-02-22T20:02:00Z"/>
          <w:rFonts w:cs="Calibri"/>
          <w:noProof/>
        </w:rPr>
      </w:pPr>
      <w:ins w:id="180" w:author="Nichols, Virginia A" w:date="2020-02-22T20:02:00Z">
        <w:r w:rsidRPr="0045086C">
          <w:rPr>
            <w:rFonts w:cs="Calibri"/>
            <w:noProof/>
          </w:rPr>
          <w:t>Kaspar T, Singer J (2011) The Use of Cover Crops to Manage Soil. In: Publications from the USDA-</w:t>
        </w:r>
        <w:r w:rsidRPr="0045086C">
          <w:rPr>
            <w:rFonts w:cs="Calibri"/>
            <w:noProof/>
          </w:rPr>
          <w:lastRenderedPageBreak/>
          <w:t>ARS/UNL Faculty. p 1382</w:t>
        </w:r>
      </w:ins>
    </w:p>
    <w:p w14:paraId="604B33A1" w14:textId="77777777" w:rsidR="0045086C" w:rsidRPr="0045086C" w:rsidRDefault="0045086C" w:rsidP="0045086C">
      <w:pPr>
        <w:widowControl w:val="0"/>
        <w:autoSpaceDE w:val="0"/>
        <w:autoSpaceDN w:val="0"/>
        <w:adjustRightInd w:val="0"/>
        <w:spacing w:after="0" w:line="360" w:lineRule="auto"/>
        <w:ind w:left="480" w:hanging="480"/>
        <w:rPr>
          <w:ins w:id="181" w:author="Nichols, Virginia A" w:date="2020-02-22T20:02:00Z"/>
          <w:rFonts w:cs="Calibri"/>
          <w:noProof/>
        </w:rPr>
      </w:pPr>
      <w:ins w:id="182" w:author="Nichols, Virginia A" w:date="2020-02-22T20:02:00Z">
        <w:r w:rsidRPr="0045086C">
          <w:rPr>
            <w:rFonts w:cs="Calibri"/>
            <w:noProof/>
          </w:rPr>
          <w:t>Kaspar TC, Bakker MG (2015) Biomass production of 12 winter cereal cover crop cultivars and their effect on subsequent no-till corn yield. J Soil Water Conserv 70:353–364. doi: 10.2489/jswc.70.6.353</w:t>
        </w:r>
      </w:ins>
    </w:p>
    <w:p w14:paraId="4008A093" w14:textId="77777777" w:rsidR="0045086C" w:rsidRPr="0045086C" w:rsidRDefault="0045086C" w:rsidP="0045086C">
      <w:pPr>
        <w:widowControl w:val="0"/>
        <w:autoSpaceDE w:val="0"/>
        <w:autoSpaceDN w:val="0"/>
        <w:adjustRightInd w:val="0"/>
        <w:spacing w:after="0" w:line="360" w:lineRule="auto"/>
        <w:ind w:left="480" w:hanging="480"/>
        <w:rPr>
          <w:ins w:id="183" w:author="Nichols, Virginia A" w:date="2020-02-22T20:02:00Z"/>
          <w:rFonts w:cs="Calibri"/>
          <w:noProof/>
        </w:rPr>
      </w:pPr>
      <w:ins w:id="184" w:author="Nichols, Virginia A" w:date="2020-02-22T20:02:00Z">
        <w:r w:rsidRPr="0045086C">
          <w:rPr>
            <w:rFonts w:cs="Calibri"/>
            <w:noProof/>
          </w:rPr>
          <w:t>Kessler A, Archontoulis SV, Licht MA (2020) Soybean yield and crop stage response to planting date and cultivar maturity in Iowa, USA. Agron J agj2.20053. doi: 10.1002/agj2.20053</w:t>
        </w:r>
      </w:ins>
    </w:p>
    <w:p w14:paraId="2604EF43" w14:textId="77777777" w:rsidR="0045086C" w:rsidRPr="0045086C" w:rsidRDefault="0045086C" w:rsidP="0045086C">
      <w:pPr>
        <w:widowControl w:val="0"/>
        <w:autoSpaceDE w:val="0"/>
        <w:autoSpaceDN w:val="0"/>
        <w:adjustRightInd w:val="0"/>
        <w:spacing w:after="0" w:line="360" w:lineRule="auto"/>
        <w:ind w:left="480" w:hanging="480"/>
        <w:rPr>
          <w:ins w:id="185" w:author="Nichols, Virginia A" w:date="2020-02-22T20:02:00Z"/>
          <w:rFonts w:cs="Calibri"/>
          <w:noProof/>
        </w:rPr>
      </w:pPr>
      <w:ins w:id="186" w:author="Nichols, Virginia A" w:date="2020-02-22T20:02:00Z">
        <w:r w:rsidRPr="0045086C">
          <w:rPr>
            <w:rFonts w:cs="Calibri"/>
            <w:noProof/>
          </w:rPr>
          <w:t>Kuhn M, Johnson K (2013) Applied predictive modeling, Vol. 26. Springer, New York</w:t>
        </w:r>
      </w:ins>
    </w:p>
    <w:p w14:paraId="265B983C" w14:textId="77777777" w:rsidR="0045086C" w:rsidRPr="0045086C" w:rsidRDefault="0045086C" w:rsidP="0045086C">
      <w:pPr>
        <w:widowControl w:val="0"/>
        <w:autoSpaceDE w:val="0"/>
        <w:autoSpaceDN w:val="0"/>
        <w:adjustRightInd w:val="0"/>
        <w:spacing w:after="0" w:line="360" w:lineRule="auto"/>
        <w:ind w:left="480" w:hanging="480"/>
        <w:rPr>
          <w:ins w:id="187" w:author="Nichols, Virginia A" w:date="2020-02-22T20:02:00Z"/>
          <w:rFonts w:cs="Calibri"/>
          <w:noProof/>
        </w:rPr>
      </w:pPr>
      <w:ins w:id="188" w:author="Nichols, Virginia A" w:date="2020-02-22T20:02:00Z">
        <w:r w:rsidRPr="0045086C">
          <w:rPr>
            <w:rFonts w:cs="Calibri"/>
            <w:noProof/>
          </w:rPr>
          <w:t>Kuznetsova A, Brockhoff PB, Christensen RHB (2017) lmerTest Package: Tests in Linear Mixed Effects Models. J Stat Softw 82:. doi: 10.18637/jss.v082.i13</w:t>
        </w:r>
      </w:ins>
    </w:p>
    <w:p w14:paraId="22EC06CC" w14:textId="77777777" w:rsidR="0045086C" w:rsidRPr="0045086C" w:rsidRDefault="0045086C" w:rsidP="0045086C">
      <w:pPr>
        <w:widowControl w:val="0"/>
        <w:autoSpaceDE w:val="0"/>
        <w:autoSpaceDN w:val="0"/>
        <w:adjustRightInd w:val="0"/>
        <w:spacing w:after="0" w:line="360" w:lineRule="auto"/>
        <w:ind w:left="480" w:hanging="480"/>
        <w:rPr>
          <w:ins w:id="189" w:author="Nichols, Virginia A" w:date="2020-02-22T20:02:00Z"/>
          <w:rFonts w:cs="Calibri"/>
          <w:noProof/>
        </w:rPr>
      </w:pPr>
      <w:ins w:id="190" w:author="Nichols, Virginia A" w:date="2020-02-22T20:02:00Z">
        <w:r w:rsidRPr="0045086C">
          <w:rPr>
            <w:rFonts w:cs="Calibri"/>
            <w:noProof/>
          </w:rPr>
          <w:t>Lenth R, Singmann H, Love J (2018) Emmeans: Estimated maringal means, aka least-squares means</w:t>
        </w:r>
      </w:ins>
    </w:p>
    <w:p w14:paraId="53CD8125" w14:textId="77777777" w:rsidR="0045086C" w:rsidRPr="0045086C" w:rsidRDefault="0045086C" w:rsidP="0045086C">
      <w:pPr>
        <w:widowControl w:val="0"/>
        <w:autoSpaceDE w:val="0"/>
        <w:autoSpaceDN w:val="0"/>
        <w:adjustRightInd w:val="0"/>
        <w:spacing w:after="0" w:line="360" w:lineRule="auto"/>
        <w:ind w:left="480" w:hanging="480"/>
        <w:rPr>
          <w:ins w:id="191" w:author="Nichols, Virginia A" w:date="2020-02-22T20:02:00Z"/>
          <w:rFonts w:cs="Calibri"/>
          <w:noProof/>
        </w:rPr>
      </w:pPr>
      <w:ins w:id="192" w:author="Nichols, Virginia A" w:date="2020-02-22T20:02:00Z">
        <w:r w:rsidRPr="0045086C">
          <w:rPr>
            <w:rFonts w:cs="Calibri"/>
            <w:noProof/>
          </w:rPr>
          <w:t>Liebman M, Gallandt ER, Jackson LE (1997) Many little hammers: ecological management of crop-weed interactions. In: Ecology in agriculture. pp 291–343</w:t>
        </w:r>
      </w:ins>
    </w:p>
    <w:p w14:paraId="0DE05BC2" w14:textId="77777777" w:rsidR="0045086C" w:rsidRPr="0045086C" w:rsidRDefault="0045086C" w:rsidP="0045086C">
      <w:pPr>
        <w:widowControl w:val="0"/>
        <w:autoSpaceDE w:val="0"/>
        <w:autoSpaceDN w:val="0"/>
        <w:adjustRightInd w:val="0"/>
        <w:spacing w:after="0" w:line="360" w:lineRule="auto"/>
        <w:ind w:left="480" w:hanging="480"/>
        <w:rPr>
          <w:ins w:id="193" w:author="Nichols, Virginia A" w:date="2020-02-22T20:02:00Z"/>
          <w:rFonts w:cs="Calibri"/>
          <w:noProof/>
        </w:rPr>
      </w:pPr>
      <w:ins w:id="194" w:author="Nichols, Virginia A" w:date="2020-02-22T20:02:00Z">
        <w:r w:rsidRPr="0045086C">
          <w:rPr>
            <w:rFonts w:cs="Calibri"/>
            <w:noProof/>
          </w:rPr>
          <w:t>Marcillo GSS, Miguez FEE (2017) Corn yield response to winter cover crops: An updated meta-analysis. J Soil Water Conserv 72:226–239. doi: 10.2489/jswc.72.3.226</w:t>
        </w:r>
      </w:ins>
    </w:p>
    <w:p w14:paraId="732CE9DB" w14:textId="77777777" w:rsidR="0045086C" w:rsidRPr="0045086C" w:rsidRDefault="0045086C" w:rsidP="0045086C">
      <w:pPr>
        <w:widowControl w:val="0"/>
        <w:autoSpaceDE w:val="0"/>
        <w:autoSpaceDN w:val="0"/>
        <w:adjustRightInd w:val="0"/>
        <w:spacing w:after="0" w:line="360" w:lineRule="auto"/>
        <w:ind w:left="480" w:hanging="480"/>
        <w:rPr>
          <w:ins w:id="195" w:author="Nichols, Virginia A" w:date="2020-02-22T20:02:00Z"/>
          <w:rFonts w:cs="Calibri"/>
          <w:noProof/>
        </w:rPr>
      </w:pPr>
      <w:ins w:id="196" w:author="Nichols, Virginia A" w:date="2020-02-22T20:02:00Z">
        <w:r w:rsidRPr="0045086C">
          <w:rPr>
            <w:rFonts w:cs="Calibri"/>
            <w:noProof/>
          </w:rPr>
          <w:t>Martinez-Feria R, Nichols V, Basso B, Archontoulis S (2019) Can multi-strategy management stabilize nitrate leaching under increasing rainfall? Environ Res Lett 14:124079. doi: 10.1088/1748-9326/ab5ca8</w:t>
        </w:r>
      </w:ins>
    </w:p>
    <w:p w14:paraId="1D14623C" w14:textId="77777777" w:rsidR="0045086C" w:rsidRPr="0045086C" w:rsidRDefault="0045086C" w:rsidP="0045086C">
      <w:pPr>
        <w:widowControl w:val="0"/>
        <w:autoSpaceDE w:val="0"/>
        <w:autoSpaceDN w:val="0"/>
        <w:adjustRightInd w:val="0"/>
        <w:spacing w:after="0" w:line="360" w:lineRule="auto"/>
        <w:ind w:left="480" w:hanging="480"/>
        <w:rPr>
          <w:ins w:id="197" w:author="Nichols, Virginia A" w:date="2020-02-22T20:02:00Z"/>
          <w:rFonts w:cs="Calibri"/>
          <w:noProof/>
        </w:rPr>
      </w:pPr>
      <w:ins w:id="198" w:author="Nichols, Virginia A" w:date="2020-02-22T20:02:00Z">
        <w:r w:rsidRPr="0045086C">
          <w:rPr>
            <w:rFonts w:cs="Calibri"/>
            <w:noProof/>
          </w:rPr>
          <w:t>Martinez-Feria RA, Dietzel R, Liebman M, et al (2016) Rye cover crop effects on maize: A system-level analysis. F Crop Res 196:145–159. doi: 10.1016/j.fcr.2016.06.016</w:t>
        </w:r>
      </w:ins>
    </w:p>
    <w:p w14:paraId="32094C06" w14:textId="77777777" w:rsidR="0045086C" w:rsidRPr="0045086C" w:rsidRDefault="0045086C" w:rsidP="0045086C">
      <w:pPr>
        <w:widowControl w:val="0"/>
        <w:autoSpaceDE w:val="0"/>
        <w:autoSpaceDN w:val="0"/>
        <w:adjustRightInd w:val="0"/>
        <w:spacing w:after="0" w:line="360" w:lineRule="auto"/>
        <w:ind w:left="480" w:hanging="480"/>
        <w:rPr>
          <w:ins w:id="199" w:author="Nichols, Virginia A" w:date="2020-02-22T20:02:00Z"/>
          <w:rFonts w:cs="Calibri"/>
          <w:noProof/>
        </w:rPr>
      </w:pPr>
      <w:ins w:id="200" w:author="Nichols, Virginia A" w:date="2020-02-22T20:02:00Z">
        <w:r w:rsidRPr="0045086C">
          <w:rPr>
            <w:rFonts w:cs="Calibri"/>
            <w:noProof/>
          </w:rPr>
          <w:t>Miguez FE, Bollero G a. (2005) Review of Corn Yield Response under Winter Cover Cropping Systems Using Meta-Analytic Methods. Crop Sci 45:2318. doi: 10.2135/cropsci2005.0014</w:t>
        </w:r>
      </w:ins>
    </w:p>
    <w:p w14:paraId="29B64CCF" w14:textId="77777777" w:rsidR="0045086C" w:rsidRPr="0045086C" w:rsidRDefault="0045086C" w:rsidP="0045086C">
      <w:pPr>
        <w:widowControl w:val="0"/>
        <w:autoSpaceDE w:val="0"/>
        <w:autoSpaceDN w:val="0"/>
        <w:adjustRightInd w:val="0"/>
        <w:spacing w:after="0" w:line="360" w:lineRule="auto"/>
        <w:ind w:left="480" w:hanging="480"/>
        <w:rPr>
          <w:ins w:id="201" w:author="Nichols, Virginia A" w:date="2020-02-22T20:02:00Z"/>
          <w:rFonts w:cs="Calibri"/>
          <w:noProof/>
        </w:rPr>
      </w:pPr>
      <w:ins w:id="202" w:author="Nichols, Virginia A" w:date="2020-02-22T20:02:00Z">
        <w:r w:rsidRPr="0045086C">
          <w:rPr>
            <w:rFonts w:cs="Calibri"/>
            <w:noProof/>
          </w:rPr>
          <w:t>Mirsky SB, Ryan MR, Teasdale JR, et al (2013) Overcoming Weed Management Challenges in Cover Crop–Based Organic Rotational No-Till Soybean Production in the Eastern United States. Weed Technol 27:193–203. doi: 10.1614/wt-d-12-00078.1</w:t>
        </w:r>
      </w:ins>
    </w:p>
    <w:p w14:paraId="51AD77BE" w14:textId="77777777" w:rsidR="0045086C" w:rsidRPr="0045086C" w:rsidRDefault="0045086C" w:rsidP="0045086C">
      <w:pPr>
        <w:widowControl w:val="0"/>
        <w:autoSpaceDE w:val="0"/>
        <w:autoSpaceDN w:val="0"/>
        <w:adjustRightInd w:val="0"/>
        <w:spacing w:after="0" w:line="360" w:lineRule="auto"/>
        <w:ind w:left="480" w:hanging="480"/>
        <w:rPr>
          <w:ins w:id="203" w:author="Nichols, Virginia A" w:date="2020-02-22T20:02:00Z"/>
          <w:rFonts w:cs="Calibri"/>
          <w:noProof/>
        </w:rPr>
      </w:pPr>
      <w:ins w:id="204" w:author="Nichols, Virginia A" w:date="2020-02-22T20:02:00Z">
        <w:r w:rsidRPr="0045086C">
          <w:rPr>
            <w:rFonts w:cs="Calibri"/>
            <w:noProof/>
          </w:rPr>
          <w:t>Mischler RA, Curran WS, Duiker SW, Hyde JA (2010) Use of a Rolled-rye Cover Crop for Weed Suppression in No-Till Soybeans. Weed Technol 24:253–261. doi: 10.1614/wt-d-09-00004.1</w:t>
        </w:r>
      </w:ins>
    </w:p>
    <w:p w14:paraId="06D78600" w14:textId="77777777" w:rsidR="0045086C" w:rsidRPr="0045086C" w:rsidRDefault="0045086C" w:rsidP="0045086C">
      <w:pPr>
        <w:widowControl w:val="0"/>
        <w:autoSpaceDE w:val="0"/>
        <w:autoSpaceDN w:val="0"/>
        <w:adjustRightInd w:val="0"/>
        <w:spacing w:after="0" w:line="360" w:lineRule="auto"/>
        <w:ind w:left="480" w:hanging="480"/>
        <w:rPr>
          <w:ins w:id="205" w:author="Nichols, Virginia A" w:date="2020-02-22T20:02:00Z"/>
          <w:rFonts w:cs="Calibri"/>
          <w:noProof/>
        </w:rPr>
      </w:pPr>
      <w:ins w:id="206" w:author="Nichols, Virginia A" w:date="2020-02-22T20:02:00Z">
        <w:r w:rsidRPr="0045086C">
          <w:rPr>
            <w:rFonts w:cs="Calibri"/>
            <w:noProof/>
          </w:rPr>
          <w:t>Mock VA, Creech JE, Ferris VR, et al (2012)  Influence of Winter Annual Weed Management and Crop Rotation on Soybean Cyst Nematode ( Heterodera glycines ) and Winter Annual Weeds: Years Four and Five . Weed Sci 60:634–640. doi: 10.1614/ws-d-11-00192.1</w:t>
        </w:r>
      </w:ins>
    </w:p>
    <w:p w14:paraId="153C568A" w14:textId="77777777" w:rsidR="0045086C" w:rsidRPr="0045086C" w:rsidRDefault="0045086C" w:rsidP="0045086C">
      <w:pPr>
        <w:widowControl w:val="0"/>
        <w:autoSpaceDE w:val="0"/>
        <w:autoSpaceDN w:val="0"/>
        <w:adjustRightInd w:val="0"/>
        <w:spacing w:after="0" w:line="360" w:lineRule="auto"/>
        <w:ind w:left="480" w:hanging="480"/>
        <w:rPr>
          <w:ins w:id="207" w:author="Nichols, Virginia A" w:date="2020-02-22T20:02:00Z"/>
          <w:rFonts w:cs="Calibri"/>
          <w:noProof/>
        </w:rPr>
      </w:pPr>
      <w:ins w:id="208" w:author="Nichols, Virginia A" w:date="2020-02-22T20:02:00Z">
        <w:r w:rsidRPr="0045086C">
          <w:rPr>
            <w:rFonts w:cs="Calibri"/>
            <w:noProof/>
          </w:rPr>
          <w:t>Osipitan OA, Dille JA, Assefa Y, Knezevic SZ (2018) Cover crop for early season weed suppression in crops: Systematic review and meta-analysis. Agron J 110:2211–2221. doi: 10.2134/agronj2017.12.0752</w:t>
        </w:r>
      </w:ins>
    </w:p>
    <w:p w14:paraId="46D0A9E0" w14:textId="77777777" w:rsidR="0045086C" w:rsidRPr="0045086C" w:rsidRDefault="0045086C" w:rsidP="0045086C">
      <w:pPr>
        <w:widowControl w:val="0"/>
        <w:autoSpaceDE w:val="0"/>
        <w:autoSpaceDN w:val="0"/>
        <w:adjustRightInd w:val="0"/>
        <w:spacing w:after="0" w:line="360" w:lineRule="auto"/>
        <w:ind w:left="480" w:hanging="480"/>
        <w:rPr>
          <w:ins w:id="209" w:author="Nichols, Virginia A" w:date="2020-02-22T20:02:00Z"/>
          <w:rFonts w:cs="Calibri"/>
          <w:noProof/>
        </w:rPr>
      </w:pPr>
      <w:ins w:id="210" w:author="Nichols, Virginia A" w:date="2020-02-22T20:02:00Z">
        <w:r w:rsidRPr="0045086C">
          <w:rPr>
            <w:rFonts w:cs="Calibri"/>
            <w:noProof/>
          </w:rPr>
          <w:lastRenderedPageBreak/>
          <w:t>Philibert A, Loyce C, Makowski D (2012) Assessment of the quality of meta-analysis in agronomy. Agric Ecosyst Environ 148:72–82. doi: 10.1016/j.agee.2011.12.003</w:t>
        </w:r>
      </w:ins>
    </w:p>
    <w:p w14:paraId="4E11C3A0" w14:textId="77777777" w:rsidR="0045086C" w:rsidRPr="0045086C" w:rsidRDefault="0045086C" w:rsidP="0045086C">
      <w:pPr>
        <w:widowControl w:val="0"/>
        <w:autoSpaceDE w:val="0"/>
        <w:autoSpaceDN w:val="0"/>
        <w:adjustRightInd w:val="0"/>
        <w:spacing w:after="0" w:line="360" w:lineRule="auto"/>
        <w:ind w:left="480" w:hanging="480"/>
        <w:rPr>
          <w:ins w:id="211" w:author="Nichols, Virginia A" w:date="2020-02-22T20:02:00Z"/>
          <w:rFonts w:cs="Calibri"/>
          <w:noProof/>
        </w:rPr>
      </w:pPr>
      <w:ins w:id="212" w:author="Nichols, Virginia A" w:date="2020-02-22T20:02:00Z">
        <w:r w:rsidRPr="0045086C">
          <w:rPr>
            <w:rFonts w:cs="Calibri"/>
            <w:noProof/>
          </w:rPr>
          <w:t>Plastina A, Liu F, Miguez F, Carlson S (2018) Cover crops use in Midwestern US agriculture: perceived benefits and net returns. Renew Agric Food Syst 1–11. doi: 10.1017/S1742170518000194</w:t>
        </w:r>
      </w:ins>
    </w:p>
    <w:p w14:paraId="1A8AB562" w14:textId="77777777" w:rsidR="0045086C" w:rsidRPr="0045086C" w:rsidRDefault="0045086C" w:rsidP="0045086C">
      <w:pPr>
        <w:widowControl w:val="0"/>
        <w:autoSpaceDE w:val="0"/>
        <w:autoSpaceDN w:val="0"/>
        <w:adjustRightInd w:val="0"/>
        <w:spacing w:after="0" w:line="360" w:lineRule="auto"/>
        <w:ind w:left="480" w:hanging="480"/>
        <w:rPr>
          <w:ins w:id="213" w:author="Nichols, Virginia A" w:date="2020-02-22T20:02:00Z"/>
          <w:rFonts w:cs="Calibri"/>
          <w:noProof/>
        </w:rPr>
      </w:pPr>
      <w:ins w:id="214" w:author="Nichols, Virginia A" w:date="2020-02-22T20:02:00Z">
        <w:r w:rsidRPr="0045086C">
          <w:rPr>
            <w:rFonts w:cs="Calibri"/>
            <w:noProof/>
          </w:rPr>
          <w:t>Price AJ, Balkcom KS, Culpepper SA, et al (2011) Glyphosate-resistant Palmer amaranth: A threat to conservation tillage. J Soil Water Conserv 66:265–275. doi: 10.2489/jswc.66.4.265</w:t>
        </w:r>
      </w:ins>
    </w:p>
    <w:p w14:paraId="565D256D" w14:textId="77777777" w:rsidR="0045086C" w:rsidRPr="0045086C" w:rsidRDefault="0045086C" w:rsidP="0045086C">
      <w:pPr>
        <w:widowControl w:val="0"/>
        <w:autoSpaceDE w:val="0"/>
        <w:autoSpaceDN w:val="0"/>
        <w:adjustRightInd w:val="0"/>
        <w:spacing w:after="0" w:line="360" w:lineRule="auto"/>
        <w:ind w:left="480" w:hanging="480"/>
        <w:rPr>
          <w:ins w:id="215" w:author="Nichols, Virginia A" w:date="2020-02-22T20:02:00Z"/>
          <w:rFonts w:cs="Calibri"/>
          <w:noProof/>
        </w:rPr>
      </w:pPr>
      <w:ins w:id="216" w:author="Nichols, Virginia A" w:date="2020-02-22T20:02:00Z">
        <w:r w:rsidRPr="0045086C">
          <w:rPr>
            <w:rFonts w:cs="Calibri"/>
            <w:noProof/>
          </w:rPr>
          <w:t>Quemada M, Cabrera ML (1995) Carbon and nitrogen mineralized from leaves and stems of four cover crops. Soil Sci Soc Am J 59:471–477. doi: 10.2136/sssaj1995.03615995005900020029x</w:t>
        </w:r>
      </w:ins>
    </w:p>
    <w:p w14:paraId="4E71A29C" w14:textId="77777777" w:rsidR="0045086C" w:rsidRPr="0045086C" w:rsidRDefault="0045086C" w:rsidP="0045086C">
      <w:pPr>
        <w:widowControl w:val="0"/>
        <w:autoSpaceDE w:val="0"/>
        <w:autoSpaceDN w:val="0"/>
        <w:adjustRightInd w:val="0"/>
        <w:spacing w:after="0" w:line="360" w:lineRule="auto"/>
        <w:ind w:left="480" w:hanging="480"/>
        <w:rPr>
          <w:ins w:id="217" w:author="Nichols, Virginia A" w:date="2020-02-22T20:02:00Z"/>
          <w:rFonts w:cs="Calibri"/>
          <w:noProof/>
        </w:rPr>
      </w:pPr>
      <w:ins w:id="218" w:author="Nichols, Virginia A" w:date="2020-02-22T20:02:00Z">
        <w:r w:rsidRPr="0045086C">
          <w:rPr>
            <w:rFonts w:cs="Calibri"/>
            <w:noProof/>
          </w:rPr>
          <w:t>R Core Team R: A language and environment for statistical computing. R Foundation for Statistical Computing, Vienna, Austria</w:t>
        </w:r>
      </w:ins>
    </w:p>
    <w:p w14:paraId="7878169B" w14:textId="77777777" w:rsidR="0045086C" w:rsidRPr="0045086C" w:rsidRDefault="0045086C" w:rsidP="0045086C">
      <w:pPr>
        <w:widowControl w:val="0"/>
        <w:autoSpaceDE w:val="0"/>
        <w:autoSpaceDN w:val="0"/>
        <w:adjustRightInd w:val="0"/>
        <w:spacing w:after="0" w:line="360" w:lineRule="auto"/>
        <w:ind w:left="480" w:hanging="480"/>
        <w:rPr>
          <w:ins w:id="219" w:author="Nichols, Virginia A" w:date="2020-02-22T20:02:00Z"/>
          <w:rFonts w:cs="Calibri"/>
          <w:noProof/>
        </w:rPr>
      </w:pPr>
      <w:ins w:id="220" w:author="Nichols, Virginia A" w:date="2020-02-22T20:02:00Z">
        <w:r w:rsidRPr="0045086C">
          <w:rPr>
            <w:rFonts w:cs="Calibri"/>
            <w:noProof/>
          </w:rPr>
          <w:t>Rosenthal R (1979) The file drawer problem and tolerance for null results. Psychol Bull 86:638–641. doi: 10.1037/0033-2909.86.3.638</w:t>
        </w:r>
      </w:ins>
    </w:p>
    <w:p w14:paraId="320833A4" w14:textId="77777777" w:rsidR="0045086C" w:rsidRPr="0045086C" w:rsidRDefault="0045086C" w:rsidP="0045086C">
      <w:pPr>
        <w:widowControl w:val="0"/>
        <w:autoSpaceDE w:val="0"/>
        <w:autoSpaceDN w:val="0"/>
        <w:adjustRightInd w:val="0"/>
        <w:spacing w:after="0" w:line="360" w:lineRule="auto"/>
        <w:ind w:left="480" w:hanging="480"/>
        <w:rPr>
          <w:ins w:id="221" w:author="Nichols, Virginia A" w:date="2020-02-22T20:02:00Z"/>
          <w:rFonts w:cs="Calibri"/>
          <w:noProof/>
        </w:rPr>
      </w:pPr>
      <w:ins w:id="222" w:author="Nichols, Virginia A" w:date="2020-02-22T20:02:00Z">
        <w:r w:rsidRPr="0045086C">
          <w:rPr>
            <w:rFonts w:cs="Calibri"/>
            <w:noProof/>
          </w:rPr>
          <w:t>Ruffo ML, Bollero GA (2003) Modeling rye and hairy vetch residue decomposition as a function of degree-days and decomposition-days. Agron J 95:900–907. doi: 10.2134/agronj2003.9000</w:t>
        </w:r>
      </w:ins>
    </w:p>
    <w:p w14:paraId="7FB1F3D0" w14:textId="77777777" w:rsidR="0045086C" w:rsidRPr="0045086C" w:rsidRDefault="0045086C" w:rsidP="0045086C">
      <w:pPr>
        <w:widowControl w:val="0"/>
        <w:autoSpaceDE w:val="0"/>
        <w:autoSpaceDN w:val="0"/>
        <w:adjustRightInd w:val="0"/>
        <w:spacing w:after="0" w:line="360" w:lineRule="auto"/>
        <w:ind w:left="480" w:hanging="480"/>
        <w:rPr>
          <w:ins w:id="223" w:author="Nichols, Virginia A" w:date="2020-02-22T20:02:00Z"/>
          <w:rFonts w:cs="Calibri"/>
          <w:noProof/>
        </w:rPr>
      </w:pPr>
      <w:ins w:id="224" w:author="Nichols, Virginia A" w:date="2020-02-22T20:02:00Z">
        <w:r w:rsidRPr="0045086C">
          <w:rPr>
            <w:rFonts w:cs="Calibri"/>
            <w:noProof/>
          </w:rPr>
          <w:t>Ruis SJ, Blanco-Canqui H, Creech CF, et al (2019) Cover crop biomass production in temperate agroecozones. Agron. J. 111:1535–1551</w:t>
        </w:r>
      </w:ins>
    </w:p>
    <w:p w14:paraId="68E37F93" w14:textId="77777777" w:rsidR="0045086C" w:rsidRPr="0045086C" w:rsidRDefault="0045086C" w:rsidP="0045086C">
      <w:pPr>
        <w:widowControl w:val="0"/>
        <w:autoSpaceDE w:val="0"/>
        <w:autoSpaceDN w:val="0"/>
        <w:adjustRightInd w:val="0"/>
        <w:spacing w:after="0" w:line="360" w:lineRule="auto"/>
        <w:ind w:left="480" w:hanging="480"/>
        <w:rPr>
          <w:ins w:id="225" w:author="Nichols, Virginia A" w:date="2020-02-22T20:02:00Z"/>
          <w:rFonts w:cs="Calibri"/>
          <w:noProof/>
        </w:rPr>
      </w:pPr>
      <w:ins w:id="226" w:author="Nichols, Virginia A" w:date="2020-02-22T20:02:00Z">
        <w:r w:rsidRPr="0045086C">
          <w:rPr>
            <w:rFonts w:cs="Calibri"/>
            <w:noProof/>
          </w:rPr>
          <w:t>Ryan MR, Mirsky SB, Mortensen DA, et al (2011) Potential Synergistic Effects of Cereal Rye Biomass and Soybean Planting Density on Weed Suppression. Weed Sci 59:238–246. doi: 10.1614/ws-d-10-00110.1</w:t>
        </w:r>
      </w:ins>
    </w:p>
    <w:p w14:paraId="7AA224E8" w14:textId="77777777" w:rsidR="0045086C" w:rsidRPr="0045086C" w:rsidRDefault="0045086C" w:rsidP="0045086C">
      <w:pPr>
        <w:widowControl w:val="0"/>
        <w:autoSpaceDE w:val="0"/>
        <w:autoSpaceDN w:val="0"/>
        <w:adjustRightInd w:val="0"/>
        <w:spacing w:after="0" w:line="360" w:lineRule="auto"/>
        <w:ind w:left="480" w:hanging="480"/>
        <w:rPr>
          <w:ins w:id="227" w:author="Nichols, Virginia A" w:date="2020-02-22T20:02:00Z"/>
          <w:rFonts w:cs="Calibri"/>
          <w:noProof/>
        </w:rPr>
      </w:pPr>
      <w:ins w:id="228" w:author="Nichols, Virginia A" w:date="2020-02-22T20:02:00Z">
        <w:r w:rsidRPr="0045086C">
          <w:rPr>
            <w:rFonts w:cs="Calibri"/>
            <w:noProof/>
          </w:rPr>
          <w:t>Silva EM (2014) Screening Five Fall-Sown Cover Crops for Use in Organic No-Till Crop Production in the Upper Midwest. Agroecol Sustain Food Syst 38:748–763. doi: 10.1080/21683565.2014.901275</w:t>
        </w:r>
      </w:ins>
    </w:p>
    <w:p w14:paraId="396ED7CF" w14:textId="77777777" w:rsidR="0045086C" w:rsidRPr="0045086C" w:rsidRDefault="0045086C" w:rsidP="0045086C">
      <w:pPr>
        <w:widowControl w:val="0"/>
        <w:autoSpaceDE w:val="0"/>
        <w:autoSpaceDN w:val="0"/>
        <w:adjustRightInd w:val="0"/>
        <w:spacing w:after="0" w:line="360" w:lineRule="auto"/>
        <w:ind w:left="480" w:hanging="480"/>
        <w:rPr>
          <w:ins w:id="229" w:author="Nichols, Virginia A" w:date="2020-02-22T20:02:00Z"/>
          <w:rFonts w:cs="Calibri"/>
          <w:noProof/>
        </w:rPr>
      </w:pPr>
      <w:ins w:id="230" w:author="Nichols, Virginia A" w:date="2020-02-22T20:02:00Z">
        <w:r w:rsidRPr="0045086C">
          <w:rPr>
            <w:rFonts w:cs="Calibri"/>
            <w:noProof/>
          </w:rPr>
          <w:t>Singer JW (2008) Corn belt assessment of cover crop management and preferences. Agron J 100:1670–1672. doi: 10.2134/agronj2008.0151</w:t>
        </w:r>
      </w:ins>
    </w:p>
    <w:p w14:paraId="6C5A0008" w14:textId="77777777" w:rsidR="0045086C" w:rsidRPr="0045086C" w:rsidRDefault="0045086C" w:rsidP="0045086C">
      <w:pPr>
        <w:widowControl w:val="0"/>
        <w:autoSpaceDE w:val="0"/>
        <w:autoSpaceDN w:val="0"/>
        <w:adjustRightInd w:val="0"/>
        <w:spacing w:after="0" w:line="360" w:lineRule="auto"/>
        <w:ind w:left="480" w:hanging="480"/>
        <w:rPr>
          <w:ins w:id="231" w:author="Nichols, Virginia A" w:date="2020-02-22T20:02:00Z"/>
          <w:rFonts w:cs="Calibri"/>
          <w:noProof/>
        </w:rPr>
      </w:pPr>
      <w:ins w:id="232" w:author="Nichols, Virginia A" w:date="2020-02-22T20:02:00Z">
        <w:r w:rsidRPr="0045086C">
          <w:rPr>
            <w:rFonts w:cs="Calibri"/>
            <w:noProof/>
          </w:rPr>
          <w:t>Smith RG, Warren ND, Cordeau S (2020) Are Cover Crop Mixtures Better at Suppressing Weeds than Cover Crop Monocultures? Weed Sci 1–33. doi: 10.1017/wsc.2020.12</w:t>
        </w:r>
      </w:ins>
    </w:p>
    <w:p w14:paraId="53C018F5" w14:textId="77777777" w:rsidR="0045086C" w:rsidRPr="0045086C" w:rsidRDefault="0045086C" w:rsidP="0045086C">
      <w:pPr>
        <w:widowControl w:val="0"/>
        <w:autoSpaceDE w:val="0"/>
        <w:autoSpaceDN w:val="0"/>
        <w:adjustRightInd w:val="0"/>
        <w:spacing w:after="0" w:line="360" w:lineRule="auto"/>
        <w:ind w:left="480" w:hanging="480"/>
        <w:rPr>
          <w:ins w:id="233" w:author="Nichols, Virginia A" w:date="2020-02-22T20:02:00Z"/>
          <w:rFonts w:cs="Calibri"/>
          <w:noProof/>
        </w:rPr>
      </w:pPr>
      <w:ins w:id="234" w:author="Nichols, Virginia A" w:date="2020-02-22T20:02:00Z">
        <w:r w:rsidRPr="0045086C">
          <w:rPr>
            <w:rFonts w:cs="Calibri"/>
            <w:noProof/>
          </w:rPr>
          <w:t>Snapp SS, Swinton SM, Labarta R, et al (2005) Evaluating cover crops for benefits, costs and performance within cropping system niches. Agron. J. 97:322–332</w:t>
        </w:r>
      </w:ins>
    </w:p>
    <w:p w14:paraId="0B8A5822" w14:textId="77777777" w:rsidR="0045086C" w:rsidRPr="0045086C" w:rsidRDefault="0045086C" w:rsidP="0045086C">
      <w:pPr>
        <w:widowControl w:val="0"/>
        <w:autoSpaceDE w:val="0"/>
        <w:autoSpaceDN w:val="0"/>
        <w:adjustRightInd w:val="0"/>
        <w:spacing w:after="0" w:line="360" w:lineRule="auto"/>
        <w:ind w:left="480" w:hanging="480"/>
        <w:rPr>
          <w:ins w:id="235" w:author="Nichols, Virginia A" w:date="2020-02-22T20:02:00Z"/>
          <w:rFonts w:cs="Calibri"/>
          <w:noProof/>
        </w:rPr>
      </w:pPr>
      <w:ins w:id="236" w:author="Nichols, Virginia A" w:date="2020-02-22T20:02:00Z">
        <w:r w:rsidRPr="0045086C">
          <w:rPr>
            <w:rFonts w:cs="Calibri"/>
            <w:noProof/>
          </w:rPr>
          <w:t>Soil Survey Staff Soil Survey Geographic (SSURGO) Database</w:t>
        </w:r>
      </w:ins>
    </w:p>
    <w:p w14:paraId="5563BDC2" w14:textId="77777777" w:rsidR="0045086C" w:rsidRPr="0045086C" w:rsidRDefault="0045086C" w:rsidP="0045086C">
      <w:pPr>
        <w:widowControl w:val="0"/>
        <w:autoSpaceDE w:val="0"/>
        <w:autoSpaceDN w:val="0"/>
        <w:adjustRightInd w:val="0"/>
        <w:spacing w:after="0" w:line="360" w:lineRule="auto"/>
        <w:ind w:left="480" w:hanging="480"/>
        <w:rPr>
          <w:ins w:id="237" w:author="Nichols, Virginia A" w:date="2020-02-22T20:02:00Z"/>
          <w:rFonts w:cs="Calibri"/>
          <w:noProof/>
        </w:rPr>
      </w:pPr>
      <w:ins w:id="238" w:author="Nichols, Virginia A" w:date="2020-02-22T20:02:00Z">
        <w:r w:rsidRPr="0045086C">
          <w:rPr>
            <w:rFonts w:cs="Calibri"/>
            <w:noProof/>
          </w:rPr>
          <w:t>Teasdale JR (1996) Contribution of cover crops to weed management in sustainable agricultural systems. J Prod Agric 9:475–479. doi: 10.2134/jpa1996.0475</w:t>
        </w:r>
      </w:ins>
    </w:p>
    <w:p w14:paraId="6E739829" w14:textId="77777777" w:rsidR="0045086C" w:rsidRPr="0045086C" w:rsidRDefault="0045086C" w:rsidP="0045086C">
      <w:pPr>
        <w:widowControl w:val="0"/>
        <w:autoSpaceDE w:val="0"/>
        <w:autoSpaceDN w:val="0"/>
        <w:adjustRightInd w:val="0"/>
        <w:spacing w:after="0" w:line="360" w:lineRule="auto"/>
        <w:ind w:left="480" w:hanging="480"/>
        <w:rPr>
          <w:ins w:id="239" w:author="Nichols, Virginia A" w:date="2020-02-22T20:02:00Z"/>
          <w:rFonts w:cs="Calibri"/>
          <w:noProof/>
        </w:rPr>
      </w:pPr>
      <w:ins w:id="240" w:author="Nichols, Virginia A" w:date="2020-02-22T20:02:00Z">
        <w:r w:rsidRPr="0045086C">
          <w:rPr>
            <w:rFonts w:cs="Calibri"/>
            <w:noProof/>
          </w:rPr>
          <w:t>Teasdale JR, Mohler CL (1993) Light Transmittance, Soil Temperature, and Soil Moisture under Residue of Hairy Vetch and Rye. Agron J 85:673. doi: 10.2134/agronj1993.00021962008500030029x</w:t>
        </w:r>
      </w:ins>
    </w:p>
    <w:p w14:paraId="63A1512E" w14:textId="77777777" w:rsidR="0045086C" w:rsidRPr="0045086C" w:rsidRDefault="0045086C" w:rsidP="0045086C">
      <w:pPr>
        <w:widowControl w:val="0"/>
        <w:autoSpaceDE w:val="0"/>
        <w:autoSpaceDN w:val="0"/>
        <w:adjustRightInd w:val="0"/>
        <w:spacing w:after="0" w:line="360" w:lineRule="auto"/>
        <w:ind w:left="480" w:hanging="480"/>
        <w:rPr>
          <w:ins w:id="241" w:author="Nichols, Virginia A" w:date="2020-02-22T20:02:00Z"/>
          <w:rFonts w:cs="Calibri"/>
          <w:noProof/>
        </w:rPr>
      </w:pPr>
      <w:ins w:id="242" w:author="Nichols, Virginia A" w:date="2020-02-22T20:02:00Z">
        <w:r w:rsidRPr="0045086C">
          <w:rPr>
            <w:rFonts w:cs="Calibri"/>
            <w:noProof/>
          </w:rPr>
          <w:lastRenderedPageBreak/>
          <w:t>Teasdale JR, Rice CP, Cai G, Mangum RW (2012) Expression of allelopathy in the soil environment: soil concentration and activity of benzoxazinoid compounds released by rye cover crop residue. Plant Ecol 213:1893–1905. doi: 10.1007/s11258-012-0057-x</w:t>
        </w:r>
      </w:ins>
    </w:p>
    <w:p w14:paraId="3EB44E51" w14:textId="77777777" w:rsidR="0045086C" w:rsidRPr="0045086C" w:rsidRDefault="0045086C" w:rsidP="0045086C">
      <w:pPr>
        <w:widowControl w:val="0"/>
        <w:autoSpaceDE w:val="0"/>
        <w:autoSpaceDN w:val="0"/>
        <w:adjustRightInd w:val="0"/>
        <w:spacing w:after="0" w:line="360" w:lineRule="auto"/>
        <w:ind w:left="480" w:hanging="480"/>
        <w:rPr>
          <w:ins w:id="243" w:author="Nichols, Virginia A" w:date="2020-02-22T20:02:00Z"/>
          <w:rFonts w:cs="Calibri"/>
          <w:noProof/>
        </w:rPr>
      </w:pPr>
      <w:ins w:id="244" w:author="Nichols, Virginia A" w:date="2020-02-22T20:02:00Z">
        <w:r w:rsidRPr="0045086C">
          <w:rPr>
            <w:rFonts w:cs="Calibri"/>
            <w:noProof/>
          </w:rPr>
          <w:t>US Department of Agriculture National Agricultural Statistics Service (NASS) 2017 Census of Agriculture</w:t>
        </w:r>
      </w:ins>
    </w:p>
    <w:p w14:paraId="262D55E4" w14:textId="77777777" w:rsidR="0045086C" w:rsidRPr="0045086C" w:rsidRDefault="0045086C" w:rsidP="0045086C">
      <w:pPr>
        <w:widowControl w:val="0"/>
        <w:autoSpaceDE w:val="0"/>
        <w:autoSpaceDN w:val="0"/>
        <w:adjustRightInd w:val="0"/>
        <w:spacing w:after="0" w:line="360" w:lineRule="auto"/>
        <w:ind w:left="480" w:hanging="480"/>
        <w:rPr>
          <w:ins w:id="245" w:author="Nichols, Virginia A" w:date="2020-02-22T20:02:00Z"/>
          <w:rFonts w:cs="Calibri"/>
          <w:noProof/>
        </w:rPr>
      </w:pPr>
      <w:ins w:id="246" w:author="Nichols, Virginia A" w:date="2020-02-22T20:02:00Z">
        <w:r w:rsidRPr="0045086C">
          <w:rPr>
            <w:rFonts w:cs="Calibri"/>
            <w:noProof/>
          </w:rPr>
          <w:t>Ver Hoef JM (2012) Who invented the delta method? Am Stat 66:124–127. doi: 10.1080/00031305.2012.687494</w:t>
        </w:r>
      </w:ins>
    </w:p>
    <w:p w14:paraId="3444C4D9" w14:textId="77777777" w:rsidR="0045086C" w:rsidRPr="0045086C" w:rsidRDefault="0045086C" w:rsidP="0045086C">
      <w:pPr>
        <w:widowControl w:val="0"/>
        <w:autoSpaceDE w:val="0"/>
        <w:autoSpaceDN w:val="0"/>
        <w:adjustRightInd w:val="0"/>
        <w:spacing w:after="0" w:line="360" w:lineRule="auto"/>
        <w:ind w:left="480" w:hanging="480"/>
        <w:rPr>
          <w:ins w:id="247" w:author="Nichols, Virginia A" w:date="2020-02-22T20:02:00Z"/>
          <w:rFonts w:cs="Calibri"/>
          <w:noProof/>
        </w:rPr>
      </w:pPr>
      <w:ins w:id="248" w:author="Nichols, Virginia A" w:date="2020-02-22T20:02:00Z">
        <w:r w:rsidRPr="0045086C">
          <w:rPr>
            <w:rFonts w:cs="Calibri"/>
            <w:noProof/>
          </w:rPr>
          <w:t xml:space="preserve">Wallace JM, Curran WS, Mortensen DA (2019) Cover crop effects on horseweed ( </w:t>
        </w:r>
        <w:r w:rsidRPr="0045086C">
          <w:rPr>
            <w:rFonts w:cs="Calibri"/>
            <w:i/>
            <w:iCs/>
            <w:noProof/>
          </w:rPr>
          <w:t>Erigeron canadensis</w:t>
        </w:r>
        <w:r w:rsidRPr="0045086C">
          <w:rPr>
            <w:rFonts w:cs="Calibri"/>
            <w:noProof/>
          </w:rPr>
          <w:t xml:space="preserve"> ) density and size inequality at the time of herbicide exposure. Weed Sci 67:327–338. doi: 10.1017/wsc.2019.3</w:t>
        </w:r>
      </w:ins>
    </w:p>
    <w:p w14:paraId="4D409B70" w14:textId="77777777" w:rsidR="0045086C" w:rsidRPr="0045086C" w:rsidRDefault="0045086C" w:rsidP="0045086C">
      <w:pPr>
        <w:widowControl w:val="0"/>
        <w:autoSpaceDE w:val="0"/>
        <w:autoSpaceDN w:val="0"/>
        <w:adjustRightInd w:val="0"/>
        <w:spacing w:after="0" w:line="360" w:lineRule="auto"/>
        <w:ind w:left="480" w:hanging="480"/>
        <w:rPr>
          <w:ins w:id="249" w:author="Nichols, Virginia A" w:date="2020-02-22T20:02:00Z"/>
          <w:rFonts w:cs="Calibri"/>
          <w:noProof/>
        </w:rPr>
      </w:pPr>
      <w:ins w:id="250" w:author="Nichols, Virginia A" w:date="2020-02-22T20:02:00Z">
        <w:r w:rsidRPr="0045086C">
          <w:rPr>
            <w:rFonts w:cs="Calibri"/>
            <w:noProof/>
          </w:rPr>
          <w:t>Weisberger D, Nichols V, Liebman M (2019) Does diversifying crop rotations suppress weeds? A meta-analysis. PLoS One 14:1–12. doi: 10.1371/journal.pone.0219847</w:t>
        </w:r>
      </w:ins>
    </w:p>
    <w:p w14:paraId="4297F306" w14:textId="77777777" w:rsidR="0045086C" w:rsidRPr="0045086C" w:rsidRDefault="0045086C" w:rsidP="0045086C">
      <w:pPr>
        <w:widowControl w:val="0"/>
        <w:autoSpaceDE w:val="0"/>
        <w:autoSpaceDN w:val="0"/>
        <w:adjustRightInd w:val="0"/>
        <w:spacing w:after="0" w:line="360" w:lineRule="auto"/>
        <w:ind w:left="480" w:hanging="480"/>
        <w:rPr>
          <w:ins w:id="251" w:author="Nichols, Virginia A" w:date="2020-02-22T20:02:00Z"/>
          <w:rFonts w:cs="Calibri"/>
          <w:noProof/>
        </w:rPr>
      </w:pPr>
      <w:ins w:id="252" w:author="Nichols, Virginia A" w:date="2020-02-22T20:02:00Z">
        <w:r w:rsidRPr="0045086C">
          <w:rPr>
            <w:rFonts w:cs="Calibri"/>
            <w:noProof/>
          </w:rPr>
          <w:t>Wickham H, Averick M, Bryan J, et al (2019) Welcome to the Tidyverse. J Open Source Softw 4:1686. doi: 10.21105/joss.01686</w:t>
        </w:r>
      </w:ins>
    </w:p>
    <w:p w14:paraId="5A531721" w14:textId="77777777" w:rsidR="0045086C" w:rsidRPr="0045086C" w:rsidRDefault="0045086C" w:rsidP="0045086C">
      <w:pPr>
        <w:widowControl w:val="0"/>
        <w:autoSpaceDE w:val="0"/>
        <w:autoSpaceDN w:val="0"/>
        <w:adjustRightInd w:val="0"/>
        <w:spacing w:after="0" w:line="360" w:lineRule="auto"/>
        <w:ind w:left="480" w:hanging="480"/>
        <w:rPr>
          <w:ins w:id="253" w:author="Nichols, Virginia A" w:date="2020-02-22T20:02:00Z"/>
          <w:rFonts w:cs="Calibri"/>
          <w:noProof/>
        </w:rPr>
      </w:pPr>
      <w:ins w:id="254" w:author="Nichols, Virginia A" w:date="2020-02-22T20:02:00Z">
        <w:r w:rsidRPr="0045086C">
          <w:rPr>
            <w:rFonts w:cs="Calibri"/>
            <w:noProof/>
          </w:rPr>
          <w:t>Wickham H, Bryan J (2018) readxl: Read Excel Files</w:t>
        </w:r>
      </w:ins>
    </w:p>
    <w:p w14:paraId="40AB20AF" w14:textId="77777777" w:rsidR="0045086C" w:rsidRPr="0045086C" w:rsidRDefault="0045086C" w:rsidP="0045086C">
      <w:pPr>
        <w:widowControl w:val="0"/>
        <w:autoSpaceDE w:val="0"/>
        <w:autoSpaceDN w:val="0"/>
        <w:adjustRightInd w:val="0"/>
        <w:spacing w:after="0" w:line="360" w:lineRule="auto"/>
        <w:ind w:left="480" w:hanging="480"/>
        <w:rPr>
          <w:ins w:id="255" w:author="Nichols, Virginia A" w:date="2020-02-22T20:02:00Z"/>
          <w:rFonts w:cs="Calibri"/>
          <w:noProof/>
        </w:rPr>
      </w:pPr>
      <w:ins w:id="256" w:author="Nichols, Virginia A" w:date="2020-02-22T20:02:00Z">
        <w:r w:rsidRPr="0045086C">
          <w:rPr>
            <w:rFonts w:cs="Calibri"/>
            <w:noProof/>
          </w:rPr>
          <w:t>Xia Y, Mitchell K, Ek M, et al (2012) Continental-scale water and energy flux analysis and validation for the North American Land Data Assimilation System project phase 2 (NLDAS-2): 1. Intercomparison and application of model products. J Geophys Res Atmos. doi: 10.1029/2011JD016048</w:t>
        </w:r>
      </w:ins>
    </w:p>
    <w:p w14:paraId="0011AF4C" w14:textId="77777777" w:rsidR="0045086C" w:rsidRPr="0045086C" w:rsidRDefault="0045086C" w:rsidP="0045086C">
      <w:pPr>
        <w:widowControl w:val="0"/>
        <w:autoSpaceDE w:val="0"/>
        <w:autoSpaceDN w:val="0"/>
        <w:adjustRightInd w:val="0"/>
        <w:spacing w:after="0" w:line="360" w:lineRule="auto"/>
        <w:ind w:left="480" w:hanging="480"/>
        <w:rPr>
          <w:ins w:id="257" w:author="Nichols, Virginia A" w:date="2020-02-22T20:02:00Z"/>
          <w:rFonts w:cs="Calibri"/>
          <w:noProof/>
          <w:szCs w:val="20"/>
        </w:rPr>
      </w:pPr>
      <w:ins w:id="258" w:author="Nichols, Virginia A" w:date="2020-02-22T20:02:00Z">
        <w:r w:rsidRPr="0045086C">
          <w:rPr>
            <w:rFonts w:cs="Calibri"/>
            <w:noProof/>
          </w:rPr>
          <w:t>Zomer RJ, Trabucco A, Bossio DA, Verchot L V. (2008) Climate change mitigation: A spatial analysis of global land suitability for clean development mechanism afforestation and reforestation. Agric Ecosyst Environ 126:67–80. doi: 10.1016/j.agee.2008.01.014</w:t>
        </w:r>
      </w:ins>
    </w:p>
    <w:bookmarkEnd w:id="124"/>
    <w:p w14:paraId="76196200" w14:textId="2D0994EA" w:rsidR="0045086C" w:rsidRPr="0045086C" w:rsidRDefault="0045086C" w:rsidP="0045086C">
      <w:pPr>
        <w:widowControl w:val="0"/>
        <w:autoSpaceDE w:val="0"/>
        <w:autoSpaceDN w:val="0"/>
        <w:adjustRightInd w:val="0"/>
        <w:spacing w:after="0" w:line="360" w:lineRule="auto"/>
        <w:ind w:left="480" w:hanging="480"/>
        <w:rPr>
          <w:del w:id="259" w:author="Nichols, Virginia A" w:date="2020-02-22T20:02:00Z"/>
          <w:rFonts w:cstheme="minorHAnsi"/>
          <w:i/>
        </w:rPr>
      </w:pPr>
      <w:del w:id="260" w:author="Nichols, Virginia A" w:date="2020-02-22T20:02:00Z">
        <w:r w:rsidRPr="0045086C">
          <w:rPr>
            <w:rFonts w:cstheme="minorHAnsi"/>
            <w:i/>
          </w:rPr>
          <w:fldChar w:fldCharType="begin" w:fldLock="1"/>
        </w:r>
        <w:r w:rsidRPr="0045086C">
          <w:rPr>
            <w:rFonts w:cstheme="minorHAnsi"/>
            <w:i/>
          </w:rPr>
          <w:delInstrText xml:space="preserve">ADDIN Mendeley Bibliography CSL_BIBLIOGRAPHY </w:delInstrText>
        </w:r>
        <w:r w:rsidRPr="0045086C">
          <w:rPr>
            <w:rFonts w:cstheme="minorHAnsi"/>
            <w:i/>
          </w:rPr>
          <w:fldChar w:fldCharType="separate"/>
        </w:r>
      </w:del>
    </w:p>
    <w:p w14:paraId="4672F650" w14:textId="385027F3" w:rsidR="0045086C" w:rsidRPr="0045086C" w:rsidRDefault="0045086C" w:rsidP="0045086C">
      <w:pPr>
        <w:widowControl w:val="0"/>
        <w:autoSpaceDE w:val="0"/>
        <w:autoSpaceDN w:val="0"/>
        <w:adjustRightInd w:val="0"/>
        <w:spacing w:after="0" w:line="360" w:lineRule="auto"/>
        <w:ind w:left="480" w:hanging="480"/>
        <w:rPr>
          <w:del w:id="261" w:author="Nichols, Virginia A" w:date="2020-02-22T20:02:00Z"/>
          <w:rFonts w:cs="Calibri"/>
          <w:noProof/>
        </w:rPr>
      </w:pPr>
      <w:del w:id="262" w:author="Nichols, Virginia A" w:date="2020-02-22T20:02:00Z">
        <w:r w:rsidRPr="0045086C">
          <w:rPr>
            <w:rFonts w:cs="Calibri"/>
            <w:noProof/>
          </w:rPr>
          <w:delText>Adams DC, Gurevitch J, Rosenberg MS (1997) Resampling Tests for Meta-Analysis of Ecological Data. REPORTS Ecol 78:1277–1283</w:delText>
        </w:r>
      </w:del>
    </w:p>
    <w:p w14:paraId="43603B1F" w14:textId="77777777" w:rsidR="0045086C" w:rsidRPr="0045086C" w:rsidRDefault="0045086C" w:rsidP="0045086C">
      <w:pPr>
        <w:widowControl w:val="0"/>
        <w:autoSpaceDE w:val="0"/>
        <w:autoSpaceDN w:val="0"/>
        <w:adjustRightInd w:val="0"/>
        <w:spacing w:after="0" w:line="360" w:lineRule="auto"/>
        <w:ind w:left="480" w:hanging="480"/>
        <w:rPr>
          <w:del w:id="263" w:author="Nichols, Virginia A" w:date="2020-02-22T20:02:00Z"/>
          <w:rFonts w:cs="Calibri"/>
          <w:noProof/>
        </w:rPr>
      </w:pPr>
      <w:del w:id="264" w:author="Nichols, Virginia A" w:date="2020-02-22T20:02:00Z">
        <w:r w:rsidRPr="0045086C">
          <w:rPr>
            <w:rFonts w:cs="Calibri"/>
            <w:noProof/>
          </w:rPr>
          <w:delText>Andrew IKS, Storkey J, Sparkes DL (2015) A review of the potential for competitive cereal cultivars as a tool in integrated weed management. Weed Res 55:239–248. doi: 10.1111/wre.12137</w:delText>
        </w:r>
      </w:del>
    </w:p>
    <w:p w14:paraId="5DC8E8DB" w14:textId="77777777" w:rsidR="0045086C" w:rsidRPr="0045086C" w:rsidRDefault="0045086C" w:rsidP="0045086C">
      <w:pPr>
        <w:widowControl w:val="0"/>
        <w:autoSpaceDE w:val="0"/>
        <w:autoSpaceDN w:val="0"/>
        <w:adjustRightInd w:val="0"/>
        <w:spacing w:after="0" w:line="360" w:lineRule="auto"/>
        <w:ind w:left="480" w:hanging="480"/>
        <w:rPr>
          <w:del w:id="265" w:author="Nichols, Virginia A" w:date="2020-02-22T20:02:00Z"/>
          <w:rFonts w:cs="Calibri"/>
          <w:noProof/>
        </w:rPr>
      </w:pPr>
      <w:del w:id="266" w:author="Nichols, Virginia A" w:date="2020-02-22T20:02:00Z">
        <w:r w:rsidRPr="0045086C">
          <w:rPr>
            <w:rFonts w:cs="Calibri"/>
            <w:noProof/>
          </w:rPr>
          <w:delText>Baraibar B, Mortensen DA, Hunter MC, et al (2018) Growing degree days and cover crop type explain weed biomass in winter cover crops. Agron Sustain Dev 38:1–9. doi: 10.1007/s13593-018-0543-1</w:delText>
        </w:r>
      </w:del>
    </w:p>
    <w:p w14:paraId="7F99F62B" w14:textId="77777777" w:rsidR="0045086C" w:rsidRPr="0045086C" w:rsidRDefault="0045086C" w:rsidP="0045086C">
      <w:pPr>
        <w:widowControl w:val="0"/>
        <w:autoSpaceDE w:val="0"/>
        <w:autoSpaceDN w:val="0"/>
        <w:adjustRightInd w:val="0"/>
        <w:spacing w:after="0" w:line="360" w:lineRule="auto"/>
        <w:ind w:left="480" w:hanging="480"/>
        <w:rPr>
          <w:del w:id="267" w:author="Nichols, Virginia A" w:date="2020-02-22T20:02:00Z"/>
          <w:rFonts w:cs="Calibri"/>
          <w:noProof/>
        </w:rPr>
      </w:pPr>
      <w:del w:id="268" w:author="Nichols, Virginia A" w:date="2020-02-22T20:02:00Z">
        <w:r w:rsidRPr="0045086C">
          <w:rPr>
            <w:rFonts w:cs="Calibri"/>
            <w:noProof/>
          </w:rPr>
          <w:delText>Basche AD, Archontoulis S V., Kaspar TC, et al (2016) Simulating long-term impacts of cover crops and climate change on crop production and environmental outcomes in the Midwestern United States. Agric Ecosyst Environ 218:95–106. doi: 10.1016/j.agee.2015.11.011</w:delText>
        </w:r>
      </w:del>
    </w:p>
    <w:p w14:paraId="5085BCF1" w14:textId="77777777" w:rsidR="0045086C" w:rsidRPr="0045086C" w:rsidRDefault="0045086C" w:rsidP="0045086C">
      <w:pPr>
        <w:widowControl w:val="0"/>
        <w:autoSpaceDE w:val="0"/>
        <w:autoSpaceDN w:val="0"/>
        <w:adjustRightInd w:val="0"/>
        <w:spacing w:after="0" w:line="360" w:lineRule="auto"/>
        <w:ind w:left="480" w:hanging="480"/>
        <w:rPr>
          <w:del w:id="269" w:author="Nichols, Virginia A" w:date="2020-02-22T20:02:00Z"/>
          <w:rFonts w:cs="Calibri"/>
          <w:noProof/>
        </w:rPr>
      </w:pPr>
      <w:del w:id="270" w:author="Nichols, Virginia A" w:date="2020-02-22T20:02:00Z">
        <w:r w:rsidRPr="0045086C">
          <w:rPr>
            <w:rFonts w:cs="Calibri"/>
            <w:noProof/>
          </w:rPr>
          <w:delText xml:space="preserve">Basche AD, DeLonge MS (2019) Comparing infiltration rates in soils managed with conventional and alternative farming methods: A meta-analysis. PLoS One 14:1–22. doi: </w:delText>
        </w:r>
        <w:r w:rsidRPr="0045086C">
          <w:rPr>
            <w:rFonts w:cs="Calibri"/>
            <w:noProof/>
          </w:rPr>
          <w:lastRenderedPageBreak/>
          <w:delText>10.1371/journal.pone.0215702</w:delText>
        </w:r>
      </w:del>
    </w:p>
    <w:p w14:paraId="35AE43FD" w14:textId="77777777" w:rsidR="0045086C" w:rsidRPr="0045086C" w:rsidRDefault="0045086C" w:rsidP="0045086C">
      <w:pPr>
        <w:widowControl w:val="0"/>
        <w:autoSpaceDE w:val="0"/>
        <w:autoSpaceDN w:val="0"/>
        <w:adjustRightInd w:val="0"/>
        <w:spacing w:after="0" w:line="360" w:lineRule="auto"/>
        <w:ind w:left="480" w:hanging="480"/>
        <w:rPr>
          <w:del w:id="271" w:author="Nichols, Virginia A" w:date="2020-02-22T20:02:00Z"/>
          <w:rFonts w:cs="Calibri"/>
          <w:noProof/>
        </w:rPr>
      </w:pPr>
      <w:del w:id="272" w:author="Nichols, Virginia A" w:date="2020-02-22T20:02:00Z">
        <w:r w:rsidRPr="0045086C">
          <w:rPr>
            <w:rFonts w:cs="Calibri"/>
            <w:noProof/>
          </w:rPr>
          <w:delText>Basso B, Ritchie JT (2015) Simulating Crop Growth and Biogeochemical Fluxes in Response to Land Management Using the SALUS Model</w:delText>
        </w:r>
      </w:del>
    </w:p>
    <w:p w14:paraId="797323F6" w14:textId="77777777" w:rsidR="0045086C" w:rsidRPr="0045086C" w:rsidRDefault="0045086C" w:rsidP="0045086C">
      <w:pPr>
        <w:widowControl w:val="0"/>
        <w:autoSpaceDE w:val="0"/>
        <w:autoSpaceDN w:val="0"/>
        <w:adjustRightInd w:val="0"/>
        <w:spacing w:after="0" w:line="360" w:lineRule="auto"/>
        <w:ind w:left="480" w:hanging="480"/>
        <w:rPr>
          <w:del w:id="273" w:author="Nichols, Virginia A" w:date="2020-02-22T20:02:00Z"/>
          <w:rFonts w:cs="Calibri"/>
          <w:noProof/>
        </w:rPr>
      </w:pPr>
      <w:del w:id="274" w:author="Nichols, Virginia A" w:date="2020-02-22T20:02:00Z">
        <w:r w:rsidRPr="0045086C">
          <w:rPr>
            <w:rFonts w:cs="Calibri"/>
            <w:noProof/>
          </w:rPr>
          <w:delText>Bates D, Mächler M, Bolker B, Walker S (2015) Fitting Linear Mixed-Effects Models using lme4. J Stat Softw 67:1–48. doi: 10.18637/jss.v067.i01</w:delText>
        </w:r>
      </w:del>
    </w:p>
    <w:p w14:paraId="51379984" w14:textId="77777777" w:rsidR="0045086C" w:rsidRPr="0045086C" w:rsidRDefault="0045086C" w:rsidP="0045086C">
      <w:pPr>
        <w:widowControl w:val="0"/>
        <w:autoSpaceDE w:val="0"/>
        <w:autoSpaceDN w:val="0"/>
        <w:adjustRightInd w:val="0"/>
        <w:spacing w:after="0" w:line="360" w:lineRule="auto"/>
        <w:ind w:left="480" w:hanging="480"/>
        <w:rPr>
          <w:del w:id="275" w:author="Nichols, Virginia A" w:date="2020-02-22T20:02:00Z"/>
          <w:rFonts w:cs="Calibri"/>
          <w:noProof/>
        </w:rPr>
      </w:pPr>
      <w:del w:id="276" w:author="Nichols, Virginia A" w:date="2020-02-22T20:02:00Z">
        <w:r w:rsidRPr="0045086C">
          <w:rPr>
            <w:rFonts w:cs="Calibri"/>
            <w:noProof/>
          </w:rPr>
          <w:delText>Baum ME, Archontoulis S V., Licht MA (2019) Planting date, hybrid maturity, and weather effects on maize yield and crop stage. Agron J 111:303–313. doi: 10.2134/agronj2018.04.0297</w:delText>
        </w:r>
      </w:del>
    </w:p>
    <w:p w14:paraId="5D092E40" w14:textId="77777777" w:rsidR="0045086C" w:rsidRPr="0045086C" w:rsidRDefault="0045086C" w:rsidP="0045086C">
      <w:pPr>
        <w:widowControl w:val="0"/>
        <w:autoSpaceDE w:val="0"/>
        <w:autoSpaceDN w:val="0"/>
        <w:adjustRightInd w:val="0"/>
        <w:spacing w:after="0" w:line="360" w:lineRule="auto"/>
        <w:ind w:left="480" w:hanging="480"/>
        <w:rPr>
          <w:del w:id="277" w:author="Nichols, Virginia A" w:date="2020-02-22T20:02:00Z"/>
          <w:rFonts w:cs="Calibri"/>
          <w:noProof/>
        </w:rPr>
      </w:pPr>
      <w:del w:id="278" w:author="Nichols, Virginia A" w:date="2020-02-22T20:02:00Z">
        <w:r w:rsidRPr="0045086C">
          <w:rPr>
            <w:rFonts w:cs="Calibri"/>
            <w:noProof/>
          </w:rPr>
          <w:delText>Blanco-Canqui H, Shaver TM, Lindquist JL, et al (2015) Cover crops and ecosystem services: Insights from studies in temperate soils. Agron J 107:2449–2474. doi: 10.2134/agronj15.0086</w:delText>
        </w:r>
      </w:del>
    </w:p>
    <w:p w14:paraId="44402A29" w14:textId="77777777" w:rsidR="0045086C" w:rsidRPr="0045086C" w:rsidRDefault="0045086C" w:rsidP="0045086C">
      <w:pPr>
        <w:widowControl w:val="0"/>
        <w:autoSpaceDE w:val="0"/>
        <w:autoSpaceDN w:val="0"/>
        <w:adjustRightInd w:val="0"/>
        <w:spacing w:after="0" w:line="360" w:lineRule="auto"/>
        <w:ind w:left="480" w:hanging="480"/>
        <w:rPr>
          <w:del w:id="279" w:author="Nichols, Virginia A" w:date="2020-02-22T20:02:00Z"/>
          <w:rFonts w:cs="Calibri"/>
          <w:noProof/>
        </w:rPr>
      </w:pPr>
      <w:del w:id="280" w:author="Nichols, Virginia A" w:date="2020-02-22T20:02:00Z">
        <w:r w:rsidRPr="0045086C">
          <w:rPr>
            <w:rFonts w:cs="Calibri"/>
            <w:noProof/>
          </w:rPr>
          <w:delText>Bollero GA, Bullock DG (1994) Cover cropping systems for the Central Corn Belt. J Prod Agric 7:55–58. doi: 10.2134/jpa1994.0055</w:delText>
        </w:r>
      </w:del>
    </w:p>
    <w:p w14:paraId="6C9E49B9" w14:textId="77777777" w:rsidR="0045086C" w:rsidRPr="0045086C" w:rsidRDefault="0045086C" w:rsidP="0045086C">
      <w:pPr>
        <w:widowControl w:val="0"/>
        <w:autoSpaceDE w:val="0"/>
        <w:autoSpaceDN w:val="0"/>
        <w:adjustRightInd w:val="0"/>
        <w:spacing w:after="0" w:line="360" w:lineRule="auto"/>
        <w:ind w:left="480" w:hanging="480"/>
        <w:rPr>
          <w:del w:id="281" w:author="Nichols, Virginia A" w:date="2020-02-22T20:02:00Z"/>
          <w:rFonts w:cs="Calibri"/>
          <w:noProof/>
        </w:rPr>
      </w:pPr>
      <w:del w:id="282" w:author="Nichols, Virginia A" w:date="2020-02-22T20:02:00Z">
        <w:r w:rsidRPr="0045086C">
          <w:rPr>
            <w:rFonts w:cs="Calibri"/>
            <w:noProof/>
          </w:rPr>
          <w:delText>Bryan J, Zhao J (2018) googlesheets: Manage Google Spreadsheets from R</w:delText>
        </w:r>
      </w:del>
    </w:p>
    <w:p w14:paraId="0F7F2E74" w14:textId="77777777" w:rsidR="0045086C" w:rsidRPr="0045086C" w:rsidRDefault="0045086C" w:rsidP="0045086C">
      <w:pPr>
        <w:widowControl w:val="0"/>
        <w:autoSpaceDE w:val="0"/>
        <w:autoSpaceDN w:val="0"/>
        <w:adjustRightInd w:val="0"/>
        <w:spacing w:after="0" w:line="360" w:lineRule="auto"/>
        <w:ind w:left="480" w:hanging="480"/>
        <w:rPr>
          <w:del w:id="283" w:author="Nichols, Virginia A" w:date="2020-02-22T20:02:00Z"/>
          <w:rFonts w:cs="Calibri"/>
          <w:noProof/>
        </w:rPr>
      </w:pPr>
      <w:del w:id="284" w:author="Nichols, Virginia A" w:date="2020-02-22T20:02:00Z">
        <w:r w:rsidRPr="0045086C">
          <w:rPr>
            <w:rFonts w:cs="Calibri"/>
            <w:noProof/>
          </w:rPr>
          <w:delText>Cholette TB, Soltani N, Hooker DC, et al (2018) Suppression of glyphosate-resistant Canada fleabane (Conyza canadensis) in corn with cover crops seeded after wheat harvest the previous year. Weed Technol 32:244–250. doi: 10.1017/wet.2018.19</w:delText>
        </w:r>
      </w:del>
    </w:p>
    <w:p w14:paraId="1D25CF84" w14:textId="77777777" w:rsidR="0045086C" w:rsidRPr="0045086C" w:rsidRDefault="0045086C" w:rsidP="0045086C">
      <w:pPr>
        <w:widowControl w:val="0"/>
        <w:autoSpaceDE w:val="0"/>
        <w:autoSpaceDN w:val="0"/>
        <w:adjustRightInd w:val="0"/>
        <w:spacing w:after="0" w:line="360" w:lineRule="auto"/>
        <w:ind w:left="480" w:hanging="480"/>
        <w:rPr>
          <w:del w:id="285" w:author="Nichols, Virginia A" w:date="2020-02-22T20:02:00Z"/>
          <w:rFonts w:cs="Calibri"/>
          <w:noProof/>
        </w:rPr>
      </w:pPr>
      <w:del w:id="286" w:author="Nichols, Virginia A" w:date="2020-02-22T20:02:00Z">
        <w:r w:rsidRPr="0045086C">
          <w:rPr>
            <w:rFonts w:cs="Calibri"/>
            <w:noProof/>
          </w:rPr>
          <w:delText>Dhima K V., Vasilakoglou IB, Eleftherohorinos IG, Lithourgidis AS (2006) Allelopathic potential of winter cereals and their cover crop mulch effect on grass weed suppression and corn development. Crop Sci 46:345–352. doi: 10.2135/cropsci2005-0186</w:delText>
        </w:r>
      </w:del>
    </w:p>
    <w:p w14:paraId="4E96B758" w14:textId="77777777" w:rsidR="0045086C" w:rsidRPr="0045086C" w:rsidRDefault="0045086C" w:rsidP="0045086C">
      <w:pPr>
        <w:widowControl w:val="0"/>
        <w:autoSpaceDE w:val="0"/>
        <w:autoSpaceDN w:val="0"/>
        <w:adjustRightInd w:val="0"/>
        <w:spacing w:after="0" w:line="360" w:lineRule="auto"/>
        <w:ind w:left="480" w:hanging="480"/>
        <w:rPr>
          <w:del w:id="287" w:author="Nichols, Virginia A" w:date="2020-02-22T20:02:00Z"/>
          <w:rFonts w:cs="Calibri"/>
          <w:noProof/>
        </w:rPr>
      </w:pPr>
      <w:del w:id="288" w:author="Nichols, Virginia A" w:date="2020-02-22T20:02:00Z">
        <w:r w:rsidRPr="0045086C">
          <w:rPr>
            <w:rFonts w:cs="Calibri"/>
            <w:noProof/>
          </w:rPr>
          <w:delText>Dzotsi KA, Basso B, Jones JW (2013) Development, uncertainty and sensitivity analysis of the simple SALUS crop model in DSSAT. Ecol Modell 260:62–76. doi: 10.1016/j.ecolmodel.2013.03.017</w:delText>
        </w:r>
      </w:del>
    </w:p>
    <w:p w14:paraId="0704943F" w14:textId="77777777" w:rsidR="0045086C" w:rsidRPr="0045086C" w:rsidRDefault="0045086C" w:rsidP="0045086C">
      <w:pPr>
        <w:widowControl w:val="0"/>
        <w:autoSpaceDE w:val="0"/>
        <w:autoSpaceDN w:val="0"/>
        <w:adjustRightInd w:val="0"/>
        <w:spacing w:after="0" w:line="360" w:lineRule="auto"/>
        <w:ind w:left="480" w:hanging="480"/>
        <w:rPr>
          <w:del w:id="289" w:author="Nichols, Virginia A" w:date="2020-02-22T20:02:00Z"/>
          <w:rFonts w:cs="Calibri"/>
          <w:noProof/>
        </w:rPr>
      </w:pPr>
      <w:del w:id="290" w:author="Nichols, Virginia A" w:date="2020-02-22T20:02:00Z">
        <w:r w:rsidRPr="0045086C">
          <w:rPr>
            <w:rFonts w:cs="Calibri"/>
            <w:noProof/>
          </w:rPr>
          <w:delText>Eagle AJ, Christianson LE, Cook RL, et al (2017) Meta-analysis constrained by data: Recommendations to improve relevance of nutrient management research. Agron J 109:2441–2449. doi: 10.2134/agronj2017.04.0215</w:delText>
        </w:r>
      </w:del>
    </w:p>
    <w:p w14:paraId="55B7F03B" w14:textId="77777777" w:rsidR="0045086C" w:rsidRPr="0045086C" w:rsidRDefault="0045086C" w:rsidP="0045086C">
      <w:pPr>
        <w:widowControl w:val="0"/>
        <w:autoSpaceDE w:val="0"/>
        <w:autoSpaceDN w:val="0"/>
        <w:adjustRightInd w:val="0"/>
        <w:spacing w:after="0" w:line="360" w:lineRule="auto"/>
        <w:ind w:left="480" w:hanging="480"/>
        <w:rPr>
          <w:del w:id="291" w:author="Nichols, Virginia A" w:date="2020-02-22T20:02:00Z"/>
          <w:rFonts w:cs="Calibri"/>
          <w:noProof/>
        </w:rPr>
      </w:pPr>
      <w:del w:id="292" w:author="Nichols, Virginia A" w:date="2020-02-22T20:02:00Z">
        <w:r w:rsidRPr="0045086C">
          <w:rPr>
            <w:rFonts w:cs="Calibri"/>
            <w:noProof/>
          </w:rPr>
          <w:delText>Egli DB, Cornelius PL (2009) A Regional Analysis of the Response of Soybean Yield to Planting Date. Agron J 101:330–335. doi: 10.2134/agronj2008.0148</w:delText>
        </w:r>
      </w:del>
    </w:p>
    <w:p w14:paraId="0C87DBE2" w14:textId="77777777" w:rsidR="0045086C" w:rsidRPr="0045086C" w:rsidRDefault="0045086C" w:rsidP="0045086C">
      <w:pPr>
        <w:widowControl w:val="0"/>
        <w:autoSpaceDE w:val="0"/>
        <w:autoSpaceDN w:val="0"/>
        <w:adjustRightInd w:val="0"/>
        <w:spacing w:after="0" w:line="360" w:lineRule="auto"/>
        <w:ind w:left="480" w:hanging="480"/>
        <w:rPr>
          <w:del w:id="293" w:author="Nichols, Virginia A" w:date="2020-02-22T20:02:00Z"/>
          <w:rFonts w:cs="Calibri"/>
          <w:noProof/>
        </w:rPr>
      </w:pPr>
      <w:del w:id="294" w:author="Nichols, Virginia A" w:date="2020-02-22T20:02:00Z">
        <w:r w:rsidRPr="0045086C">
          <w:rPr>
            <w:rFonts w:cs="Calibri"/>
            <w:noProof/>
          </w:rPr>
          <w:delText>Firke S (2019) janitor: Simple Tools for Examining and Cleaning Dirty Data</w:delText>
        </w:r>
      </w:del>
    </w:p>
    <w:p w14:paraId="530B156A" w14:textId="77777777" w:rsidR="0045086C" w:rsidRPr="0045086C" w:rsidRDefault="0045086C" w:rsidP="0045086C">
      <w:pPr>
        <w:widowControl w:val="0"/>
        <w:autoSpaceDE w:val="0"/>
        <w:autoSpaceDN w:val="0"/>
        <w:adjustRightInd w:val="0"/>
        <w:spacing w:after="0" w:line="360" w:lineRule="auto"/>
        <w:ind w:left="480" w:hanging="480"/>
        <w:rPr>
          <w:del w:id="295" w:author="Nichols, Virginia A" w:date="2020-02-22T20:02:00Z"/>
          <w:rFonts w:cs="Calibri"/>
          <w:noProof/>
        </w:rPr>
      </w:pPr>
      <w:del w:id="296" w:author="Nichols, Virginia A" w:date="2020-02-22T20:02:00Z">
        <w:r w:rsidRPr="0045086C">
          <w:rPr>
            <w:rFonts w:cs="Calibri"/>
            <w:noProof/>
          </w:rPr>
          <w:delText>Gailans S, Juchems L, Buman B, et al (2019) Winter Cereal Rye Cover Crop Effect on Cash Crop Yield, Year 10</w:delText>
        </w:r>
      </w:del>
    </w:p>
    <w:p w14:paraId="6B4152B4" w14:textId="77777777" w:rsidR="0045086C" w:rsidRPr="0045086C" w:rsidRDefault="0045086C" w:rsidP="0045086C">
      <w:pPr>
        <w:widowControl w:val="0"/>
        <w:autoSpaceDE w:val="0"/>
        <w:autoSpaceDN w:val="0"/>
        <w:adjustRightInd w:val="0"/>
        <w:spacing w:after="0" w:line="360" w:lineRule="auto"/>
        <w:ind w:left="480" w:hanging="480"/>
        <w:rPr>
          <w:del w:id="297" w:author="Nichols, Virginia A" w:date="2020-02-22T20:02:00Z"/>
          <w:rFonts w:cs="Calibri"/>
          <w:noProof/>
        </w:rPr>
      </w:pPr>
      <w:del w:id="298" w:author="Nichols, Virginia A" w:date="2020-02-22T20:02:00Z">
        <w:r w:rsidRPr="0045086C">
          <w:rPr>
            <w:rFonts w:cs="Calibri"/>
            <w:noProof/>
          </w:rPr>
          <w:delText>Gerstner K, Moreno-Mateos D, Gurevitch J, et al (2017) Will your paper be used in a meta-analysis? Make the reach of your research broader and longer lasting. Methods Ecol Evol 8:777–784. doi: 10.1111/2041-210X.12758</w:delText>
        </w:r>
      </w:del>
    </w:p>
    <w:p w14:paraId="440EC35E" w14:textId="77777777" w:rsidR="0045086C" w:rsidRPr="0045086C" w:rsidRDefault="0045086C" w:rsidP="0045086C">
      <w:pPr>
        <w:widowControl w:val="0"/>
        <w:autoSpaceDE w:val="0"/>
        <w:autoSpaceDN w:val="0"/>
        <w:adjustRightInd w:val="0"/>
        <w:spacing w:after="0" w:line="360" w:lineRule="auto"/>
        <w:ind w:left="480" w:hanging="480"/>
        <w:rPr>
          <w:del w:id="299" w:author="Nichols, Virginia A" w:date="2020-02-22T20:02:00Z"/>
          <w:rFonts w:cs="Calibri"/>
          <w:noProof/>
        </w:rPr>
      </w:pPr>
      <w:del w:id="300" w:author="Nichols, Virginia A" w:date="2020-02-22T20:02:00Z">
        <w:r w:rsidRPr="0045086C">
          <w:rPr>
            <w:rFonts w:cs="Calibri"/>
            <w:noProof/>
          </w:rPr>
          <w:delText xml:space="preserve">Gieske MF, Ackroyd VJ, Baas DG, et al (2016a) Brassica cover crop effects on nitrogen availability and oat </w:delText>
        </w:r>
        <w:r w:rsidRPr="0045086C">
          <w:rPr>
            <w:rFonts w:cs="Calibri"/>
            <w:noProof/>
          </w:rPr>
          <w:lastRenderedPageBreak/>
          <w:delText>and corn yield. Agron J 108:151–161. doi: 10.2134/agronj2015.0119</w:delText>
        </w:r>
      </w:del>
    </w:p>
    <w:p w14:paraId="0569D048" w14:textId="77777777" w:rsidR="0045086C" w:rsidRPr="0045086C" w:rsidRDefault="0045086C" w:rsidP="0045086C">
      <w:pPr>
        <w:widowControl w:val="0"/>
        <w:autoSpaceDE w:val="0"/>
        <w:autoSpaceDN w:val="0"/>
        <w:adjustRightInd w:val="0"/>
        <w:spacing w:after="0" w:line="360" w:lineRule="auto"/>
        <w:ind w:left="480" w:hanging="480"/>
        <w:rPr>
          <w:del w:id="301" w:author="Nichols, Virginia A" w:date="2020-02-22T20:02:00Z"/>
          <w:rFonts w:cs="Calibri"/>
          <w:noProof/>
        </w:rPr>
      </w:pPr>
      <w:del w:id="302" w:author="Nichols, Virginia A" w:date="2020-02-22T20:02:00Z">
        <w:r w:rsidRPr="0045086C">
          <w:rPr>
            <w:rFonts w:cs="Calibri"/>
            <w:noProof/>
          </w:rPr>
          <w:delText>Gieske MF, Wyse DL, Durgan BR (2016b) Spring- and Fall-Seeded Radish Cover-Crop Effects on Weed Management in Corn. Weed Technol 30:559–572. doi: 10.1614/wt-d-15-00023.1</w:delText>
        </w:r>
      </w:del>
    </w:p>
    <w:p w14:paraId="4768198C" w14:textId="77777777" w:rsidR="0045086C" w:rsidRPr="0045086C" w:rsidRDefault="0045086C" w:rsidP="0045086C">
      <w:pPr>
        <w:widowControl w:val="0"/>
        <w:autoSpaceDE w:val="0"/>
        <w:autoSpaceDN w:val="0"/>
        <w:adjustRightInd w:val="0"/>
        <w:spacing w:after="0" w:line="360" w:lineRule="auto"/>
        <w:ind w:left="480" w:hanging="480"/>
        <w:rPr>
          <w:del w:id="303" w:author="Nichols, Virginia A" w:date="2020-02-22T20:02:00Z"/>
          <w:rFonts w:cs="Calibri"/>
          <w:noProof/>
        </w:rPr>
      </w:pPr>
      <w:del w:id="304" w:author="Nichols, Virginia A" w:date="2020-02-22T20:02:00Z">
        <w:r w:rsidRPr="0045086C">
          <w:rPr>
            <w:rFonts w:cs="Calibri"/>
            <w:noProof/>
          </w:rPr>
          <w:delText>Grolemund G, Wickham H (2011) Dates and Times Made Easy with lubridate. J Stat Softw 40:. doi: 10.18637/jss.v040.i03</w:delText>
        </w:r>
      </w:del>
    </w:p>
    <w:p w14:paraId="7FA8DCF5" w14:textId="77777777" w:rsidR="0045086C" w:rsidRPr="0045086C" w:rsidRDefault="0045086C" w:rsidP="0045086C">
      <w:pPr>
        <w:widowControl w:val="0"/>
        <w:autoSpaceDE w:val="0"/>
        <w:autoSpaceDN w:val="0"/>
        <w:adjustRightInd w:val="0"/>
        <w:spacing w:after="0" w:line="360" w:lineRule="auto"/>
        <w:ind w:left="480" w:hanging="480"/>
        <w:rPr>
          <w:del w:id="305" w:author="Nichols, Virginia A" w:date="2020-02-22T20:02:00Z"/>
          <w:rFonts w:cs="Calibri"/>
          <w:noProof/>
        </w:rPr>
      </w:pPr>
      <w:del w:id="306" w:author="Nichols, Virginia A" w:date="2020-02-22T20:02:00Z">
        <w:r w:rsidRPr="0045086C">
          <w:rPr>
            <w:rFonts w:cs="Calibri"/>
            <w:noProof/>
          </w:rPr>
          <w:delText>Gurevitch J, Koricheva J, Nakagawa S, Stewart G (2018) Meta-analysis and the science of research synthesis. Nature 555:175–182. doi: 10.1038/nature25753</w:delText>
        </w:r>
      </w:del>
    </w:p>
    <w:p w14:paraId="0C319FB0" w14:textId="77777777" w:rsidR="0045086C" w:rsidRPr="0045086C" w:rsidRDefault="0045086C" w:rsidP="0045086C">
      <w:pPr>
        <w:widowControl w:val="0"/>
        <w:autoSpaceDE w:val="0"/>
        <w:autoSpaceDN w:val="0"/>
        <w:adjustRightInd w:val="0"/>
        <w:spacing w:after="0" w:line="360" w:lineRule="auto"/>
        <w:ind w:left="480" w:hanging="480"/>
        <w:rPr>
          <w:del w:id="307" w:author="Nichols, Virginia A" w:date="2020-02-22T20:02:00Z"/>
          <w:rFonts w:cs="Calibri"/>
          <w:noProof/>
        </w:rPr>
      </w:pPr>
      <w:del w:id="308" w:author="Nichols, Virginia A" w:date="2020-02-22T20:02:00Z">
        <w:r w:rsidRPr="0045086C">
          <w:rPr>
            <w:rFonts w:cs="Calibri"/>
            <w:noProof/>
          </w:rPr>
          <w:delText>Han W, Yang Z, Di L, Mueller R (2012) CropScape: A Web service based application for exploring and disseminating US conterminous geospatial cropland data products for decision support. Comput Electron Agric 84:111–123. doi: 10.1016/j.compag.2012.03.005</w:delText>
        </w:r>
      </w:del>
    </w:p>
    <w:p w14:paraId="66C7E001" w14:textId="77777777" w:rsidR="0045086C" w:rsidRPr="0045086C" w:rsidRDefault="0045086C" w:rsidP="0045086C">
      <w:pPr>
        <w:widowControl w:val="0"/>
        <w:autoSpaceDE w:val="0"/>
        <w:autoSpaceDN w:val="0"/>
        <w:adjustRightInd w:val="0"/>
        <w:spacing w:after="0" w:line="360" w:lineRule="auto"/>
        <w:ind w:left="480" w:hanging="480"/>
        <w:rPr>
          <w:del w:id="309" w:author="Nichols, Virginia A" w:date="2020-02-22T20:02:00Z"/>
          <w:rFonts w:cs="Calibri"/>
          <w:noProof/>
        </w:rPr>
      </w:pPr>
      <w:del w:id="310" w:author="Nichols, Virginia A" w:date="2020-02-22T20:02:00Z">
        <w:r w:rsidRPr="0045086C">
          <w:rPr>
            <w:rFonts w:cs="Calibri"/>
            <w:noProof/>
          </w:rPr>
          <w:delText>Haramoto ER, Gallandt ER (2005) Brassica cover cropping: I. Effects on weed and crop establishment. Weed Sci 53:695–701. doi: 10.1614/ws-04-162r.1</w:delText>
        </w:r>
      </w:del>
    </w:p>
    <w:p w14:paraId="1CE961A1" w14:textId="77777777" w:rsidR="0045086C" w:rsidRPr="0045086C" w:rsidRDefault="0045086C" w:rsidP="0045086C">
      <w:pPr>
        <w:widowControl w:val="0"/>
        <w:autoSpaceDE w:val="0"/>
        <w:autoSpaceDN w:val="0"/>
        <w:adjustRightInd w:val="0"/>
        <w:spacing w:after="0" w:line="360" w:lineRule="auto"/>
        <w:ind w:left="480" w:hanging="480"/>
        <w:rPr>
          <w:del w:id="311" w:author="Nichols, Virginia A" w:date="2020-02-22T20:02:00Z"/>
          <w:rFonts w:cs="Calibri"/>
          <w:noProof/>
        </w:rPr>
      </w:pPr>
      <w:del w:id="312" w:author="Nichols, Virginia A" w:date="2020-02-22T20:02:00Z">
        <w:r w:rsidRPr="0045086C">
          <w:rPr>
            <w:rFonts w:cs="Calibri"/>
            <w:noProof/>
          </w:rPr>
          <w:delText>Ho J, Tumkaya T, Aryal S, et al (2019) Moving beyond P values: data analysis with estimation graphics. Nat Methods 16:565–566. doi: 10.1038/s41592-019-0470-3</w:delText>
        </w:r>
      </w:del>
    </w:p>
    <w:p w14:paraId="40531A1B" w14:textId="77777777" w:rsidR="0045086C" w:rsidRPr="0045086C" w:rsidRDefault="0045086C" w:rsidP="0045086C">
      <w:pPr>
        <w:widowControl w:val="0"/>
        <w:autoSpaceDE w:val="0"/>
        <w:autoSpaceDN w:val="0"/>
        <w:adjustRightInd w:val="0"/>
        <w:spacing w:after="0" w:line="360" w:lineRule="auto"/>
        <w:ind w:left="480" w:hanging="480"/>
        <w:rPr>
          <w:del w:id="313" w:author="Nichols, Virginia A" w:date="2020-02-22T20:02:00Z"/>
          <w:rFonts w:cs="Calibri"/>
          <w:noProof/>
        </w:rPr>
      </w:pPr>
      <w:del w:id="314" w:author="Nichols, Virginia A" w:date="2020-02-22T20:02:00Z">
        <w:r w:rsidRPr="0045086C">
          <w:rPr>
            <w:rFonts w:cs="Calibri"/>
            <w:noProof/>
          </w:rPr>
          <w:delText>Hothorn T, Hornik K, Zeileis A (2006) Unbiased recursive partitioning: A conditional inference framework. J Comput Graph Stat 15:651–674. doi: 10.1198/106186006X133933</w:delText>
        </w:r>
      </w:del>
    </w:p>
    <w:p w14:paraId="4F1D55A0" w14:textId="77777777" w:rsidR="0045086C" w:rsidRPr="0045086C" w:rsidRDefault="0045086C" w:rsidP="0045086C">
      <w:pPr>
        <w:widowControl w:val="0"/>
        <w:autoSpaceDE w:val="0"/>
        <w:autoSpaceDN w:val="0"/>
        <w:adjustRightInd w:val="0"/>
        <w:spacing w:after="0" w:line="360" w:lineRule="auto"/>
        <w:ind w:left="480" w:hanging="480"/>
        <w:rPr>
          <w:del w:id="315" w:author="Nichols, Virginia A" w:date="2020-02-22T20:02:00Z"/>
          <w:rFonts w:cs="Calibri"/>
          <w:noProof/>
        </w:rPr>
      </w:pPr>
      <w:del w:id="316" w:author="Nichols, Virginia A" w:date="2020-02-22T20:02:00Z">
        <w:r w:rsidRPr="0045086C">
          <w:rPr>
            <w:rFonts w:cs="Calibri"/>
            <w:noProof/>
          </w:rPr>
          <w:delText>Kaspar T, Singer J (2011) The Use of Cover Crops to Manage Soil. In: Publications from the USDA-ARS/UNL Faculty. p 1382</w:delText>
        </w:r>
      </w:del>
    </w:p>
    <w:p w14:paraId="336AB078" w14:textId="77777777" w:rsidR="0045086C" w:rsidRPr="0045086C" w:rsidRDefault="0045086C" w:rsidP="0045086C">
      <w:pPr>
        <w:widowControl w:val="0"/>
        <w:autoSpaceDE w:val="0"/>
        <w:autoSpaceDN w:val="0"/>
        <w:adjustRightInd w:val="0"/>
        <w:spacing w:after="0" w:line="360" w:lineRule="auto"/>
        <w:ind w:left="480" w:hanging="480"/>
        <w:rPr>
          <w:del w:id="317" w:author="Nichols, Virginia A" w:date="2020-02-22T20:02:00Z"/>
          <w:rFonts w:cs="Calibri"/>
          <w:noProof/>
        </w:rPr>
      </w:pPr>
      <w:del w:id="318" w:author="Nichols, Virginia A" w:date="2020-02-22T20:02:00Z">
        <w:r w:rsidRPr="0045086C">
          <w:rPr>
            <w:rFonts w:cs="Calibri"/>
            <w:noProof/>
          </w:rPr>
          <w:delText>Kaspar TC, Bakker MG (2015) Biomass production of 12 winter cereal cover crop cultivars and their effect on subsequent no-till corn yield. J Soil Water Conserv 70:353–364. doi: 10.2489/jswc.70.6.353</w:delText>
        </w:r>
      </w:del>
    </w:p>
    <w:p w14:paraId="1F00C12A" w14:textId="77777777" w:rsidR="0045086C" w:rsidRPr="0045086C" w:rsidRDefault="0045086C" w:rsidP="0045086C">
      <w:pPr>
        <w:widowControl w:val="0"/>
        <w:autoSpaceDE w:val="0"/>
        <w:autoSpaceDN w:val="0"/>
        <w:adjustRightInd w:val="0"/>
        <w:spacing w:after="0" w:line="360" w:lineRule="auto"/>
        <w:ind w:left="480" w:hanging="480"/>
        <w:rPr>
          <w:del w:id="319" w:author="Nichols, Virginia A" w:date="2020-02-22T20:02:00Z"/>
          <w:rFonts w:cs="Calibri"/>
          <w:noProof/>
        </w:rPr>
      </w:pPr>
      <w:del w:id="320" w:author="Nichols, Virginia A" w:date="2020-02-22T20:02:00Z">
        <w:r w:rsidRPr="0045086C">
          <w:rPr>
            <w:rFonts w:cs="Calibri"/>
            <w:noProof/>
          </w:rPr>
          <w:delText>Kessler A, Archontoulis SV, Licht MA (2020) Soybean yield and crop stage response to planting date and cultivar maturity in Iowa, USA. Agron J agj2.20053. doi: 10.1002/agj2.20053</w:delText>
        </w:r>
      </w:del>
    </w:p>
    <w:p w14:paraId="7AFF2C5D" w14:textId="77777777" w:rsidR="0045086C" w:rsidRPr="0045086C" w:rsidRDefault="0045086C" w:rsidP="0045086C">
      <w:pPr>
        <w:widowControl w:val="0"/>
        <w:autoSpaceDE w:val="0"/>
        <w:autoSpaceDN w:val="0"/>
        <w:adjustRightInd w:val="0"/>
        <w:spacing w:after="0" w:line="360" w:lineRule="auto"/>
        <w:ind w:left="480" w:hanging="480"/>
        <w:rPr>
          <w:del w:id="321" w:author="Nichols, Virginia A" w:date="2020-02-22T20:02:00Z"/>
          <w:rFonts w:cs="Calibri"/>
          <w:noProof/>
        </w:rPr>
      </w:pPr>
      <w:del w:id="322" w:author="Nichols, Virginia A" w:date="2020-02-22T20:02:00Z">
        <w:r w:rsidRPr="0045086C">
          <w:rPr>
            <w:rFonts w:cs="Calibri"/>
            <w:noProof/>
          </w:rPr>
          <w:delText>Kuhn M, Johnson K (2013) Applied predictive modeling, Vol. 26. Springer, New York</w:delText>
        </w:r>
      </w:del>
    </w:p>
    <w:p w14:paraId="2A55F043" w14:textId="77777777" w:rsidR="0045086C" w:rsidRPr="0045086C" w:rsidRDefault="0045086C" w:rsidP="0045086C">
      <w:pPr>
        <w:widowControl w:val="0"/>
        <w:autoSpaceDE w:val="0"/>
        <w:autoSpaceDN w:val="0"/>
        <w:adjustRightInd w:val="0"/>
        <w:spacing w:after="0" w:line="360" w:lineRule="auto"/>
        <w:ind w:left="480" w:hanging="480"/>
        <w:rPr>
          <w:del w:id="323" w:author="Nichols, Virginia A" w:date="2020-02-22T20:02:00Z"/>
          <w:rFonts w:cs="Calibri"/>
          <w:noProof/>
        </w:rPr>
      </w:pPr>
      <w:del w:id="324" w:author="Nichols, Virginia A" w:date="2020-02-22T20:02:00Z">
        <w:r w:rsidRPr="0045086C">
          <w:rPr>
            <w:rFonts w:cs="Calibri"/>
            <w:noProof/>
          </w:rPr>
          <w:delText>Kuznetsova A, Brockhoff PB, Christensen RHB (2017) lmerTest Package: Tests in Linear Mixed Effects Models. J Stat Softw 82:. doi: 10.18637/jss.v082.i13</w:delText>
        </w:r>
      </w:del>
    </w:p>
    <w:p w14:paraId="3DEEF336" w14:textId="77777777" w:rsidR="0045086C" w:rsidRPr="0045086C" w:rsidRDefault="0045086C" w:rsidP="0045086C">
      <w:pPr>
        <w:widowControl w:val="0"/>
        <w:autoSpaceDE w:val="0"/>
        <w:autoSpaceDN w:val="0"/>
        <w:adjustRightInd w:val="0"/>
        <w:spacing w:after="0" w:line="360" w:lineRule="auto"/>
        <w:ind w:left="480" w:hanging="480"/>
        <w:rPr>
          <w:del w:id="325" w:author="Nichols, Virginia A" w:date="2020-02-22T20:02:00Z"/>
          <w:rFonts w:cs="Calibri"/>
          <w:noProof/>
        </w:rPr>
      </w:pPr>
      <w:del w:id="326" w:author="Nichols, Virginia A" w:date="2020-02-22T20:02:00Z">
        <w:r w:rsidRPr="0045086C">
          <w:rPr>
            <w:rFonts w:cs="Calibri"/>
            <w:noProof/>
          </w:rPr>
          <w:delText>Lenth R, Singmann H, Love J (2018) Emmeans: Estimated maringal means, aka least-squares means</w:delText>
        </w:r>
      </w:del>
    </w:p>
    <w:p w14:paraId="12F5334A" w14:textId="77777777" w:rsidR="0045086C" w:rsidRPr="0045086C" w:rsidRDefault="0045086C" w:rsidP="0045086C">
      <w:pPr>
        <w:widowControl w:val="0"/>
        <w:autoSpaceDE w:val="0"/>
        <w:autoSpaceDN w:val="0"/>
        <w:adjustRightInd w:val="0"/>
        <w:spacing w:after="0" w:line="360" w:lineRule="auto"/>
        <w:ind w:left="480" w:hanging="480"/>
        <w:rPr>
          <w:del w:id="327" w:author="Nichols, Virginia A" w:date="2020-02-22T20:02:00Z"/>
          <w:rFonts w:cs="Calibri"/>
          <w:noProof/>
        </w:rPr>
      </w:pPr>
      <w:del w:id="328" w:author="Nichols, Virginia A" w:date="2020-02-22T20:02:00Z">
        <w:r w:rsidRPr="0045086C">
          <w:rPr>
            <w:rFonts w:cs="Calibri"/>
            <w:noProof/>
          </w:rPr>
          <w:delText>Liebman M, Gallandt ER, Jackson LE (1997) Many little hammers: ecological management of crop-weed interactions. In: Ecology in agriculture. pp 291–343</w:delText>
        </w:r>
      </w:del>
    </w:p>
    <w:p w14:paraId="63BD5B19" w14:textId="77777777" w:rsidR="0045086C" w:rsidRPr="0045086C" w:rsidRDefault="0045086C" w:rsidP="0045086C">
      <w:pPr>
        <w:widowControl w:val="0"/>
        <w:autoSpaceDE w:val="0"/>
        <w:autoSpaceDN w:val="0"/>
        <w:adjustRightInd w:val="0"/>
        <w:spacing w:after="0" w:line="360" w:lineRule="auto"/>
        <w:ind w:left="480" w:hanging="480"/>
        <w:rPr>
          <w:del w:id="329" w:author="Nichols, Virginia A" w:date="2020-02-22T20:02:00Z"/>
          <w:rFonts w:cs="Calibri"/>
          <w:noProof/>
        </w:rPr>
      </w:pPr>
      <w:del w:id="330" w:author="Nichols, Virginia A" w:date="2020-02-22T20:02:00Z">
        <w:r w:rsidRPr="0045086C">
          <w:rPr>
            <w:rFonts w:cs="Calibri"/>
            <w:noProof/>
          </w:rPr>
          <w:delText>Marcillo GSS, Miguez FEE (2017) Corn yield response to winter cover crops: An updated meta-analysis. J Soil Water Conserv 72:226–239. doi: 10.2489/jswc.72.3.226</w:delText>
        </w:r>
      </w:del>
    </w:p>
    <w:p w14:paraId="725CB747" w14:textId="77777777" w:rsidR="0045086C" w:rsidRPr="0045086C" w:rsidRDefault="0045086C" w:rsidP="0045086C">
      <w:pPr>
        <w:widowControl w:val="0"/>
        <w:autoSpaceDE w:val="0"/>
        <w:autoSpaceDN w:val="0"/>
        <w:adjustRightInd w:val="0"/>
        <w:spacing w:after="0" w:line="360" w:lineRule="auto"/>
        <w:ind w:left="480" w:hanging="480"/>
        <w:rPr>
          <w:del w:id="331" w:author="Nichols, Virginia A" w:date="2020-02-22T20:02:00Z"/>
          <w:rFonts w:cs="Calibri"/>
          <w:noProof/>
        </w:rPr>
      </w:pPr>
      <w:del w:id="332" w:author="Nichols, Virginia A" w:date="2020-02-22T20:02:00Z">
        <w:r w:rsidRPr="0045086C">
          <w:rPr>
            <w:rFonts w:cs="Calibri"/>
            <w:noProof/>
          </w:rPr>
          <w:delText xml:space="preserve">Martinez-Feria R, Nichols V, Basso B, Archontoulis S (2019) Can multi-strategy management stabilize </w:delText>
        </w:r>
        <w:r w:rsidRPr="0045086C">
          <w:rPr>
            <w:rFonts w:cs="Calibri"/>
            <w:noProof/>
          </w:rPr>
          <w:lastRenderedPageBreak/>
          <w:delText>nitrate leaching under increasing rainfall? Environ Res Lett 14:124079. doi: 10.1088/1748-9326/ab5ca8</w:delText>
        </w:r>
      </w:del>
    </w:p>
    <w:p w14:paraId="69F01FE4" w14:textId="77777777" w:rsidR="0045086C" w:rsidRPr="0045086C" w:rsidRDefault="0045086C" w:rsidP="0045086C">
      <w:pPr>
        <w:widowControl w:val="0"/>
        <w:autoSpaceDE w:val="0"/>
        <w:autoSpaceDN w:val="0"/>
        <w:adjustRightInd w:val="0"/>
        <w:spacing w:after="0" w:line="360" w:lineRule="auto"/>
        <w:ind w:left="480" w:hanging="480"/>
        <w:rPr>
          <w:del w:id="333" w:author="Nichols, Virginia A" w:date="2020-02-22T20:02:00Z"/>
          <w:rFonts w:cs="Calibri"/>
          <w:noProof/>
        </w:rPr>
      </w:pPr>
      <w:del w:id="334" w:author="Nichols, Virginia A" w:date="2020-02-22T20:02:00Z">
        <w:r w:rsidRPr="0045086C">
          <w:rPr>
            <w:rFonts w:cs="Calibri"/>
            <w:noProof/>
          </w:rPr>
          <w:delText>Martinez-Feria RA, Dietzel R, Liebman M, et al (2016) Rye cover crop effects on maize: A system-level analysis. F Crop Res 196:145–159. doi: 10.1016/j.fcr.2016.06.016</w:delText>
        </w:r>
      </w:del>
    </w:p>
    <w:p w14:paraId="3C046CD5" w14:textId="77777777" w:rsidR="0045086C" w:rsidRPr="0045086C" w:rsidRDefault="0045086C" w:rsidP="0045086C">
      <w:pPr>
        <w:widowControl w:val="0"/>
        <w:autoSpaceDE w:val="0"/>
        <w:autoSpaceDN w:val="0"/>
        <w:adjustRightInd w:val="0"/>
        <w:spacing w:after="0" w:line="360" w:lineRule="auto"/>
        <w:ind w:left="480" w:hanging="480"/>
        <w:rPr>
          <w:del w:id="335" w:author="Nichols, Virginia A" w:date="2020-02-22T20:02:00Z"/>
          <w:rFonts w:cs="Calibri"/>
          <w:noProof/>
        </w:rPr>
      </w:pPr>
      <w:del w:id="336" w:author="Nichols, Virginia A" w:date="2020-02-22T20:02:00Z">
        <w:r w:rsidRPr="0045086C">
          <w:rPr>
            <w:rFonts w:cs="Calibri"/>
            <w:noProof/>
          </w:rPr>
          <w:delText>Miguez FE, Bollero G a. (2005) Review of Corn Yield Response under Winter Cover Cropping Systems Using Meta-Analytic Methods. Crop Sci 45:2318. doi: 10.2135/cropsci2005.0014</w:delText>
        </w:r>
      </w:del>
    </w:p>
    <w:p w14:paraId="10CFFCA7" w14:textId="77777777" w:rsidR="0045086C" w:rsidRPr="0045086C" w:rsidRDefault="0045086C" w:rsidP="0045086C">
      <w:pPr>
        <w:widowControl w:val="0"/>
        <w:autoSpaceDE w:val="0"/>
        <w:autoSpaceDN w:val="0"/>
        <w:adjustRightInd w:val="0"/>
        <w:spacing w:after="0" w:line="360" w:lineRule="auto"/>
        <w:ind w:left="480" w:hanging="480"/>
        <w:rPr>
          <w:del w:id="337" w:author="Nichols, Virginia A" w:date="2020-02-22T20:02:00Z"/>
          <w:rFonts w:cs="Calibri"/>
          <w:noProof/>
        </w:rPr>
      </w:pPr>
      <w:del w:id="338" w:author="Nichols, Virginia A" w:date="2020-02-22T20:02:00Z">
        <w:r w:rsidRPr="0045086C">
          <w:rPr>
            <w:rFonts w:cs="Calibri"/>
            <w:noProof/>
          </w:rPr>
          <w:delText>Mirsky SB, Ryan MR, Teasdale JR, et al (2013) Overcoming Weed Management Challenges in Cover Crop–Based Organic Rotational No-Till Soybean Production in the Eastern United States. Weed Technol 27:193–203. doi: 10.1614/wt-d-12-00078.1</w:delText>
        </w:r>
      </w:del>
    </w:p>
    <w:p w14:paraId="161C3AE8" w14:textId="77777777" w:rsidR="0045086C" w:rsidRPr="0045086C" w:rsidRDefault="0045086C" w:rsidP="0045086C">
      <w:pPr>
        <w:widowControl w:val="0"/>
        <w:autoSpaceDE w:val="0"/>
        <w:autoSpaceDN w:val="0"/>
        <w:adjustRightInd w:val="0"/>
        <w:spacing w:after="0" w:line="360" w:lineRule="auto"/>
        <w:ind w:left="480" w:hanging="480"/>
        <w:rPr>
          <w:del w:id="339" w:author="Nichols, Virginia A" w:date="2020-02-22T20:02:00Z"/>
          <w:rFonts w:cs="Calibri"/>
          <w:noProof/>
        </w:rPr>
      </w:pPr>
      <w:del w:id="340" w:author="Nichols, Virginia A" w:date="2020-02-22T20:02:00Z">
        <w:r w:rsidRPr="0045086C">
          <w:rPr>
            <w:rFonts w:cs="Calibri"/>
            <w:noProof/>
          </w:rPr>
          <w:delText>Mischler RA, Curran WS, Duiker SW, Hyde JA (2010) Use of a Rolled-rye Cover Crop for Weed Suppression in No-Till Soybeans. Weed Technol 24:253–261. doi: 10.1614/wt-d-09-00004.1</w:delText>
        </w:r>
      </w:del>
    </w:p>
    <w:p w14:paraId="540C9E83" w14:textId="77777777" w:rsidR="0045086C" w:rsidRPr="0045086C" w:rsidRDefault="0045086C" w:rsidP="0045086C">
      <w:pPr>
        <w:widowControl w:val="0"/>
        <w:autoSpaceDE w:val="0"/>
        <w:autoSpaceDN w:val="0"/>
        <w:adjustRightInd w:val="0"/>
        <w:spacing w:after="0" w:line="360" w:lineRule="auto"/>
        <w:ind w:left="480" w:hanging="480"/>
        <w:rPr>
          <w:del w:id="341" w:author="Nichols, Virginia A" w:date="2020-02-22T20:02:00Z"/>
          <w:rFonts w:cs="Calibri"/>
          <w:noProof/>
        </w:rPr>
      </w:pPr>
      <w:del w:id="342" w:author="Nichols, Virginia A" w:date="2020-02-22T20:02:00Z">
        <w:r w:rsidRPr="0045086C">
          <w:rPr>
            <w:rFonts w:cs="Calibri"/>
            <w:noProof/>
          </w:rPr>
          <w:delText>Mock VA, Creech JE, Ferris VR, et al (2012)  Influence of Winter Annual Weed Management and Crop Rotation on Soybean Cyst Nematode ( Heterodera glycines ) and Winter Annual Weeds: Years Four and Five . Weed Sci 60:634–640. doi: 10.1614/ws-d-11-00192.1</w:delText>
        </w:r>
      </w:del>
    </w:p>
    <w:p w14:paraId="0329E554" w14:textId="77777777" w:rsidR="0045086C" w:rsidRPr="0045086C" w:rsidRDefault="0045086C" w:rsidP="0045086C">
      <w:pPr>
        <w:widowControl w:val="0"/>
        <w:autoSpaceDE w:val="0"/>
        <w:autoSpaceDN w:val="0"/>
        <w:adjustRightInd w:val="0"/>
        <w:spacing w:after="0" w:line="360" w:lineRule="auto"/>
        <w:ind w:left="480" w:hanging="480"/>
        <w:rPr>
          <w:del w:id="343" w:author="Nichols, Virginia A" w:date="2020-02-22T20:02:00Z"/>
          <w:rFonts w:cs="Calibri"/>
          <w:noProof/>
        </w:rPr>
      </w:pPr>
      <w:del w:id="344" w:author="Nichols, Virginia A" w:date="2020-02-22T20:02:00Z">
        <w:r w:rsidRPr="0045086C">
          <w:rPr>
            <w:rFonts w:cs="Calibri"/>
            <w:noProof/>
          </w:rPr>
          <w:delText>Osipitan OA, Dille JA, Assefa Y, Knezevic SZ (2018) Cover crop for early season weed suppression in crops: Systematic review and meta-analysis. Agron J 110:2211–2221. doi: 10.2134/agronj2017.12.0752</w:delText>
        </w:r>
      </w:del>
    </w:p>
    <w:p w14:paraId="794F83E8" w14:textId="77777777" w:rsidR="0045086C" w:rsidRPr="0045086C" w:rsidRDefault="0045086C" w:rsidP="0045086C">
      <w:pPr>
        <w:widowControl w:val="0"/>
        <w:autoSpaceDE w:val="0"/>
        <w:autoSpaceDN w:val="0"/>
        <w:adjustRightInd w:val="0"/>
        <w:spacing w:after="0" w:line="360" w:lineRule="auto"/>
        <w:ind w:left="480" w:hanging="480"/>
        <w:rPr>
          <w:del w:id="345" w:author="Nichols, Virginia A" w:date="2020-02-22T20:02:00Z"/>
          <w:rFonts w:cs="Calibri"/>
          <w:noProof/>
        </w:rPr>
      </w:pPr>
      <w:del w:id="346" w:author="Nichols, Virginia A" w:date="2020-02-22T20:02:00Z">
        <w:r w:rsidRPr="0045086C">
          <w:rPr>
            <w:rFonts w:cs="Calibri"/>
            <w:noProof/>
          </w:rPr>
          <w:delText>Philibert A, Loyce C, Makowski D (2012) Assessment of the quality of meta-analysis in agronomy. Agric Ecosyst Environ 148:72–82. doi: 10.1016/j.agee.2011.12.003</w:delText>
        </w:r>
      </w:del>
    </w:p>
    <w:p w14:paraId="7A84448E" w14:textId="77777777" w:rsidR="0045086C" w:rsidRPr="0045086C" w:rsidRDefault="0045086C" w:rsidP="0045086C">
      <w:pPr>
        <w:widowControl w:val="0"/>
        <w:autoSpaceDE w:val="0"/>
        <w:autoSpaceDN w:val="0"/>
        <w:adjustRightInd w:val="0"/>
        <w:spacing w:after="0" w:line="360" w:lineRule="auto"/>
        <w:ind w:left="480" w:hanging="480"/>
        <w:rPr>
          <w:del w:id="347" w:author="Nichols, Virginia A" w:date="2020-02-22T20:02:00Z"/>
          <w:rFonts w:cs="Calibri"/>
          <w:noProof/>
        </w:rPr>
      </w:pPr>
      <w:del w:id="348" w:author="Nichols, Virginia A" w:date="2020-02-22T20:02:00Z">
        <w:r w:rsidRPr="0045086C">
          <w:rPr>
            <w:rFonts w:cs="Calibri"/>
            <w:noProof/>
          </w:rPr>
          <w:delText>Plastina A, Liu F, Miguez F, Carlson S (2018) Cover crops use in Midwestern US agriculture: perceived benefits and net returns. Renew Agric Food Syst 1–11. doi: 10.1017/S1742170518000194</w:delText>
        </w:r>
      </w:del>
    </w:p>
    <w:p w14:paraId="3F46F44C" w14:textId="77777777" w:rsidR="0045086C" w:rsidRPr="0045086C" w:rsidRDefault="0045086C" w:rsidP="0045086C">
      <w:pPr>
        <w:widowControl w:val="0"/>
        <w:autoSpaceDE w:val="0"/>
        <w:autoSpaceDN w:val="0"/>
        <w:adjustRightInd w:val="0"/>
        <w:spacing w:after="0" w:line="360" w:lineRule="auto"/>
        <w:ind w:left="480" w:hanging="480"/>
        <w:rPr>
          <w:del w:id="349" w:author="Nichols, Virginia A" w:date="2020-02-22T20:02:00Z"/>
          <w:rFonts w:cs="Calibri"/>
          <w:noProof/>
        </w:rPr>
      </w:pPr>
      <w:del w:id="350" w:author="Nichols, Virginia A" w:date="2020-02-22T20:02:00Z">
        <w:r w:rsidRPr="0045086C">
          <w:rPr>
            <w:rFonts w:cs="Calibri"/>
            <w:noProof/>
          </w:rPr>
          <w:delText>Price AJ, Balkcom KS, Culpepper SA, et al (2011) Glyphosate-resistant Palmer amaranth: A threat to conservation tillage. J Soil Water Conserv 66:265–275. doi: 10.2489/jswc.66.4.265</w:delText>
        </w:r>
      </w:del>
    </w:p>
    <w:p w14:paraId="2016D310" w14:textId="77777777" w:rsidR="0045086C" w:rsidRPr="0045086C" w:rsidRDefault="0045086C" w:rsidP="0045086C">
      <w:pPr>
        <w:widowControl w:val="0"/>
        <w:autoSpaceDE w:val="0"/>
        <w:autoSpaceDN w:val="0"/>
        <w:adjustRightInd w:val="0"/>
        <w:spacing w:after="0" w:line="360" w:lineRule="auto"/>
        <w:ind w:left="480" w:hanging="480"/>
        <w:rPr>
          <w:del w:id="351" w:author="Nichols, Virginia A" w:date="2020-02-22T20:02:00Z"/>
          <w:rFonts w:cs="Calibri"/>
          <w:noProof/>
        </w:rPr>
      </w:pPr>
      <w:del w:id="352" w:author="Nichols, Virginia A" w:date="2020-02-22T20:02:00Z">
        <w:r w:rsidRPr="0045086C">
          <w:rPr>
            <w:rFonts w:cs="Calibri"/>
            <w:noProof/>
          </w:rPr>
          <w:delText>Quemada M, Cabrera ML (1995) Carbon and nitrogen mineralized from leaves and stems of four cover crops. Soil Sci Soc Am J 59:471–477. doi: 10.2136/sssaj1995.03615995005900020029x</w:delText>
        </w:r>
      </w:del>
    </w:p>
    <w:p w14:paraId="26ABE348" w14:textId="77777777" w:rsidR="0045086C" w:rsidRPr="0045086C" w:rsidRDefault="0045086C" w:rsidP="0045086C">
      <w:pPr>
        <w:widowControl w:val="0"/>
        <w:autoSpaceDE w:val="0"/>
        <w:autoSpaceDN w:val="0"/>
        <w:adjustRightInd w:val="0"/>
        <w:spacing w:after="0" w:line="360" w:lineRule="auto"/>
        <w:ind w:left="480" w:hanging="480"/>
        <w:rPr>
          <w:del w:id="353" w:author="Nichols, Virginia A" w:date="2020-02-22T20:02:00Z"/>
          <w:rFonts w:cs="Calibri"/>
          <w:noProof/>
        </w:rPr>
      </w:pPr>
      <w:del w:id="354" w:author="Nichols, Virginia A" w:date="2020-02-22T20:02:00Z">
        <w:r w:rsidRPr="0045086C">
          <w:rPr>
            <w:rFonts w:cs="Calibri"/>
            <w:noProof/>
          </w:rPr>
          <w:delText>R Core Team R: A language and environment for statistical computing. R Foundation for Statistical Computing, Vienna, Austria</w:delText>
        </w:r>
      </w:del>
    </w:p>
    <w:p w14:paraId="2B3B0C29" w14:textId="77777777" w:rsidR="0045086C" w:rsidRPr="0045086C" w:rsidRDefault="0045086C" w:rsidP="0045086C">
      <w:pPr>
        <w:widowControl w:val="0"/>
        <w:autoSpaceDE w:val="0"/>
        <w:autoSpaceDN w:val="0"/>
        <w:adjustRightInd w:val="0"/>
        <w:spacing w:after="0" w:line="360" w:lineRule="auto"/>
        <w:ind w:left="480" w:hanging="480"/>
        <w:rPr>
          <w:del w:id="355" w:author="Nichols, Virginia A" w:date="2020-02-22T20:02:00Z"/>
          <w:rFonts w:cs="Calibri"/>
          <w:noProof/>
        </w:rPr>
      </w:pPr>
      <w:del w:id="356" w:author="Nichols, Virginia A" w:date="2020-02-22T20:02:00Z">
        <w:r w:rsidRPr="0045086C">
          <w:rPr>
            <w:rFonts w:cs="Calibri"/>
            <w:noProof/>
          </w:rPr>
          <w:delText>Rosenthal R (1979) The file drawer problem and tolerance for null results. Psychol Bull 86:638–641. doi: 10.1037/0033-2909.86.3.638</w:delText>
        </w:r>
      </w:del>
    </w:p>
    <w:p w14:paraId="134E53EB" w14:textId="77777777" w:rsidR="0045086C" w:rsidRPr="0045086C" w:rsidRDefault="0045086C" w:rsidP="0045086C">
      <w:pPr>
        <w:widowControl w:val="0"/>
        <w:autoSpaceDE w:val="0"/>
        <w:autoSpaceDN w:val="0"/>
        <w:adjustRightInd w:val="0"/>
        <w:spacing w:after="0" w:line="360" w:lineRule="auto"/>
        <w:ind w:left="480" w:hanging="480"/>
        <w:rPr>
          <w:del w:id="357" w:author="Nichols, Virginia A" w:date="2020-02-22T20:02:00Z"/>
          <w:rFonts w:cs="Calibri"/>
          <w:noProof/>
        </w:rPr>
      </w:pPr>
      <w:del w:id="358" w:author="Nichols, Virginia A" w:date="2020-02-22T20:02:00Z">
        <w:r w:rsidRPr="0045086C">
          <w:rPr>
            <w:rFonts w:cs="Calibri"/>
            <w:noProof/>
          </w:rPr>
          <w:delText>Ruffo ML, Bollero GA (2003) Modeling rye and hairy vetch residue decomposition as a function of degree-days and decomposition-days. Agron J 95:900–907. doi: 10.2134/agronj2003.9000</w:delText>
        </w:r>
      </w:del>
    </w:p>
    <w:p w14:paraId="3EF61BBD" w14:textId="77777777" w:rsidR="0045086C" w:rsidRPr="0045086C" w:rsidRDefault="0045086C" w:rsidP="0045086C">
      <w:pPr>
        <w:widowControl w:val="0"/>
        <w:autoSpaceDE w:val="0"/>
        <w:autoSpaceDN w:val="0"/>
        <w:adjustRightInd w:val="0"/>
        <w:spacing w:after="0" w:line="360" w:lineRule="auto"/>
        <w:ind w:left="480" w:hanging="480"/>
        <w:rPr>
          <w:del w:id="359" w:author="Nichols, Virginia A" w:date="2020-02-22T20:02:00Z"/>
          <w:rFonts w:cs="Calibri"/>
          <w:noProof/>
        </w:rPr>
      </w:pPr>
      <w:del w:id="360" w:author="Nichols, Virginia A" w:date="2020-02-22T20:02:00Z">
        <w:r w:rsidRPr="0045086C">
          <w:rPr>
            <w:rFonts w:cs="Calibri"/>
            <w:noProof/>
          </w:rPr>
          <w:delText xml:space="preserve">Ruis SJ, Blanco-Canqui H, Creech CF, et al (2019) Cover crop biomass production in temperate </w:delText>
        </w:r>
        <w:r w:rsidRPr="0045086C">
          <w:rPr>
            <w:rFonts w:cs="Calibri"/>
            <w:noProof/>
          </w:rPr>
          <w:lastRenderedPageBreak/>
          <w:delText>agroecozones. Agron. J. 111:1535–1551</w:delText>
        </w:r>
      </w:del>
    </w:p>
    <w:p w14:paraId="0292F270" w14:textId="77777777" w:rsidR="0045086C" w:rsidRPr="0045086C" w:rsidRDefault="0045086C" w:rsidP="0045086C">
      <w:pPr>
        <w:widowControl w:val="0"/>
        <w:autoSpaceDE w:val="0"/>
        <w:autoSpaceDN w:val="0"/>
        <w:adjustRightInd w:val="0"/>
        <w:spacing w:after="0" w:line="360" w:lineRule="auto"/>
        <w:ind w:left="480" w:hanging="480"/>
        <w:rPr>
          <w:del w:id="361" w:author="Nichols, Virginia A" w:date="2020-02-22T20:02:00Z"/>
          <w:rFonts w:cs="Calibri"/>
          <w:noProof/>
        </w:rPr>
      </w:pPr>
      <w:del w:id="362" w:author="Nichols, Virginia A" w:date="2020-02-22T20:02:00Z">
        <w:r w:rsidRPr="0045086C">
          <w:rPr>
            <w:rFonts w:cs="Calibri"/>
            <w:noProof/>
          </w:rPr>
          <w:delText>Ryan MR, Mirsky SB, Mortensen DA, et al (2011) Potential Synergistic Effects of Cereal Rye Biomass and Soybean Planting Density on Weed Suppression. Weed Sci 59:238–246. doi: 10.1614/ws-d-10-00110.1</w:delText>
        </w:r>
      </w:del>
    </w:p>
    <w:p w14:paraId="5A6B5ED2" w14:textId="77777777" w:rsidR="0045086C" w:rsidRPr="0045086C" w:rsidRDefault="0045086C" w:rsidP="0045086C">
      <w:pPr>
        <w:widowControl w:val="0"/>
        <w:autoSpaceDE w:val="0"/>
        <w:autoSpaceDN w:val="0"/>
        <w:adjustRightInd w:val="0"/>
        <w:spacing w:after="0" w:line="360" w:lineRule="auto"/>
        <w:ind w:left="480" w:hanging="480"/>
        <w:rPr>
          <w:del w:id="363" w:author="Nichols, Virginia A" w:date="2020-02-22T20:02:00Z"/>
          <w:rFonts w:cs="Calibri"/>
          <w:noProof/>
        </w:rPr>
      </w:pPr>
      <w:del w:id="364" w:author="Nichols, Virginia A" w:date="2020-02-22T20:02:00Z">
        <w:r w:rsidRPr="0045086C">
          <w:rPr>
            <w:rFonts w:cs="Calibri"/>
            <w:noProof/>
          </w:rPr>
          <w:delText>Silva EM (2014) Screening Five Fall-Sown Cover Crops for Use in Organic No-Till Crop Production in the Upper Midwest. Agroecol Sustain Food Syst 38:748–763. doi: 10.1080/21683565.2014.901275</w:delText>
        </w:r>
      </w:del>
    </w:p>
    <w:p w14:paraId="6421779B" w14:textId="77777777" w:rsidR="0045086C" w:rsidRPr="0045086C" w:rsidRDefault="0045086C" w:rsidP="0045086C">
      <w:pPr>
        <w:widowControl w:val="0"/>
        <w:autoSpaceDE w:val="0"/>
        <w:autoSpaceDN w:val="0"/>
        <w:adjustRightInd w:val="0"/>
        <w:spacing w:after="0" w:line="360" w:lineRule="auto"/>
        <w:ind w:left="480" w:hanging="480"/>
        <w:rPr>
          <w:del w:id="365" w:author="Nichols, Virginia A" w:date="2020-02-22T20:02:00Z"/>
          <w:rFonts w:cs="Calibri"/>
          <w:noProof/>
        </w:rPr>
      </w:pPr>
      <w:del w:id="366" w:author="Nichols, Virginia A" w:date="2020-02-22T20:02:00Z">
        <w:r w:rsidRPr="0045086C">
          <w:rPr>
            <w:rFonts w:cs="Calibri"/>
            <w:noProof/>
          </w:rPr>
          <w:delText>Singer JW (2008) Corn belt assessment of cover crop management and preferences. Agron J 100:1670–1672. doi: 10.2134/agronj2008.0151</w:delText>
        </w:r>
      </w:del>
    </w:p>
    <w:p w14:paraId="72F65391" w14:textId="77777777" w:rsidR="0045086C" w:rsidRPr="0045086C" w:rsidRDefault="0045086C" w:rsidP="0045086C">
      <w:pPr>
        <w:widowControl w:val="0"/>
        <w:autoSpaceDE w:val="0"/>
        <w:autoSpaceDN w:val="0"/>
        <w:adjustRightInd w:val="0"/>
        <w:spacing w:after="0" w:line="360" w:lineRule="auto"/>
        <w:ind w:left="480" w:hanging="480"/>
        <w:rPr>
          <w:del w:id="367" w:author="Nichols, Virginia A" w:date="2020-02-22T20:02:00Z"/>
          <w:rFonts w:cs="Calibri"/>
          <w:noProof/>
        </w:rPr>
      </w:pPr>
      <w:del w:id="368" w:author="Nichols, Virginia A" w:date="2020-02-22T20:02:00Z">
        <w:r w:rsidRPr="0045086C">
          <w:rPr>
            <w:rFonts w:cs="Calibri"/>
            <w:noProof/>
          </w:rPr>
          <w:delText>Smith RG, Warren ND, Cordeau S (2020) Are Cover Crop Mixtures Better at Suppressing Weeds than Cover Crop Monocultures? Weed Sci 1–33. doi: 10.1017/wsc.2020.12</w:delText>
        </w:r>
      </w:del>
    </w:p>
    <w:p w14:paraId="6EF0CED8" w14:textId="77777777" w:rsidR="0045086C" w:rsidRPr="0045086C" w:rsidRDefault="0045086C" w:rsidP="0045086C">
      <w:pPr>
        <w:widowControl w:val="0"/>
        <w:autoSpaceDE w:val="0"/>
        <w:autoSpaceDN w:val="0"/>
        <w:adjustRightInd w:val="0"/>
        <w:spacing w:after="0" w:line="360" w:lineRule="auto"/>
        <w:ind w:left="480" w:hanging="480"/>
        <w:rPr>
          <w:del w:id="369" w:author="Nichols, Virginia A" w:date="2020-02-22T20:02:00Z"/>
          <w:rFonts w:cs="Calibri"/>
          <w:noProof/>
        </w:rPr>
      </w:pPr>
      <w:del w:id="370" w:author="Nichols, Virginia A" w:date="2020-02-22T20:02:00Z">
        <w:r w:rsidRPr="0045086C">
          <w:rPr>
            <w:rFonts w:cs="Calibri"/>
            <w:noProof/>
          </w:rPr>
          <w:delText>Snapp SS, Swinton SM, Labarta R, et al (2005) Evaluating cover crops for benefits, costs and performance within cropping system niches. Agron. J. 97:322–332</w:delText>
        </w:r>
      </w:del>
    </w:p>
    <w:p w14:paraId="273C2756" w14:textId="77777777" w:rsidR="0045086C" w:rsidRPr="0045086C" w:rsidRDefault="0045086C" w:rsidP="0045086C">
      <w:pPr>
        <w:widowControl w:val="0"/>
        <w:autoSpaceDE w:val="0"/>
        <w:autoSpaceDN w:val="0"/>
        <w:adjustRightInd w:val="0"/>
        <w:spacing w:after="0" w:line="360" w:lineRule="auto"/>
        <w:ind w:left="480" w:hanging="480"/>
        <w:rPr>
          <w:del w:id="371" w:author="Nichols, Virginia A" w:date="2020-02-22T20:02:00Z"/>
          <w:rFonts w:cs="Calibri"/>
          <w:noProof/>
        </w:rPr>
      </w:pPr>
      <w:del w:id="372" w:author="Nichols, Virginia A" w:date="2020-02-22T20:02:00Z">
        <w:r w:rsidRPr="0045086C">
          <w:rPr>
            <w:rFonts w:cs="Calibri"/>
            <w:noProof/>
          </w:rPr>
          <w:delText>Soil Survey Staff Soil Survey Geographic (SSURGO) Database</w:delText>
        </w:r>
      </w:del>
    </w:p>
    <w:p w14:paraId="49BDD340" w14:textId="77777777" w:rsidR="0045086C" w:rsidRPr="0045086C" w:rsidRDefault="0045086C" w:rsidP="0045086C">
      <w:pPr>
        <w:widowControl w:val="0"/>
        <w:autoSpaceDE w:val="0"/>
        <w:autoSpaceDN w:val="0"/>
        <w:adjustRightInd w:val="0"/>
        <w:spacing w:after="0" w:line="360" w:lineRule="auto"/>
        <w:ind w:left="480" w:hanging="480"/>
        <w:rPr>
          <w:del w:id="373" w:author="Nichols, Virginia A" w:date="2020-02-22T20:02:00Z"/>
          <w:rFonts w:cs="Calibri"/>
          <w:noProof/>
        </w:rPr>
      </w:pPr>
      <w:del w:id="374" w:author="Nichols, Virginia A" w:date="2020-02-22T20:02:00Z">
        <w:r w:rsidRPr="0045086C">
          <w:rPr>
            <w:rFonts w:cs="Calibri"/>
            <w:noProof/>
          </w:rPr>
          <w:delText>Teasdale JR (1996) Contribution of cover crops to weed management in sustainable agricultural systems. J Prod Agric 9:475–479. doi: 10.2134/jpa1996.0475</w:delText>
        </w:r>
      </w:del>
    </w:p>
    <w:p w14:paraId="125E2342" w14:textId="77777777" w:rsidR="0045086C" w:rsidRPr="0045086C" w:rsidRDefault="0045086C" w:rsidP="0045086C">
      <w:pPr>
        <w:widowControl w:val="0"/>
        <w:autoSpaceDE w:val="0"/>
        <w:autoSpaceDN w:val="0"/>
        <w:adjustRightInd w:val="0"/>
        <w:spacing w:after="0" w:line="360" w:lineRule="auto"/>
        <w:ind w:left="480" w:hanging="480"/>
        <w:rPr>
          <w:del w:id="375" w:author="Nichols, Virginia A" w:date="2020-02-22T20:02:00Z"/>
          <w:rFonts w:cs="Calibri"/>
          <w:noProof/>
        </w:rPr>
      </w:pPr>
      <w:del w:id="376" w:author="Nichols, Virginia A" w:date="2020-02-22T20:02:00Z">
        <w:r w:rsidRPr="0045086C">
          <w:rPr>
            <w:rFonts w:cs="Calibri"/>
            <w:noProof/>
          </w:rPr>
          <w:delText>Teasdale JR, Mohler CL (1993) Light Transmittance, Soil Temperature, and Soil Moisture under Residue of Hairy Vetch and Rye. Agron J 85:673. doi: 10.2134/agronj1993.00021962008500030029x</w:delText>
        </w:r>
      </w:del>
    </w:p>
    <w:p w14:paraId="407B48C2" w14:textId="77777777" w:rsidR="0045086C" w:rsidRPr="0045086C" w:rsidRDefault="0045086C" w:rsidP="0045086C">
      <w:pPr>
        <w:widowControl w:val="0"/>
        <w:autoSpaceDE w:val="0"/>
        <w:autoSpaceDN w:val="0"/>
        <w:adjustRightInd w:val="0"/>
        <w:spacing w:after="0" w:line="360" w:lineRule="auto"/>
        <w:ind w:left="480" w:hanging="480"/>
        <w:rPr>
          <w:del w:id="377" w:author="Nichols, Virginia A" w:date="2020-02-22T20:02:00Z"/>
          <w:rFonts w:cs="Calibri"/>
          <w:noProof/>
        </w:rPr>
      </w:pPr>
      <w:del w:id="378" w:author="Nichols, Virginia A" w:date="2020-02-22T20:02:00Z">
        <w:r w:rsidRPr="0045086C">
          <w:rPr>
            <w:rFonts w:cs="Calibri"/>
            <w:noProof/>
          </w:rPr>
          <w:delText>Teasdale JR, Rice CP, Cai G, Mangum RW (2012) Expression of allelopathy in the soil environment: soil concentration and activity of benzoxazinoid compounds released by rye cover crop residue. Plant Ecol 213:1893–1905. doi: 10.1007/s11258-012-0057-x</w:delText>
        </w:r>
      </w:del>
    </w:p>
    <w:p w14:paraId="54A313A4" w14:textId="77777777" w:rsidR="0045086C" w:rsidRPr="0045086C" w:rsidRDefault="0045086C" w:rsidP="0045086C">
      <w:pPr>
        <w:widowControl w:val="0"/>
        <w:autoSpaceDE w:val="0"/>
        <w:autoSpaceDN w:val="0"/>
        <w:adjustRightInd w:val="0"/>
        <w:spacing w:after="0" w:line="360" w:lineRule="auto"/>
        <w:ind w:left="480" w:hanging="480"/>
        <w:rPr>
          <w:del w:id="379" w:author="Nichols, Virginia A" w:date="2020-02-22T20:02:00Z"/>
          <w:rFonts w:cs="Calibri"/>
          <w:noProof/>
        </w:rPr>
      </w:pPr>
      <w:del w:id="380" w:author="Nichols, Virginia A" w:date="2020-02-22T20:02:00Z">
        <w:r w:rsidRPr="0045086C">
          <w:rPr>
            <w:rFonts w:cs="Calibri"/>
            <w:noProof/>
          </w:rPr>
          <w:delText>US Department of Agriculture National Agricultural Statistics Service (NASS) 2017 Census of Agriculture</w:delText>
        </w:r>
      </w:del>
    </w:p>
    <w:p w14:paraId="0F355A44" w14:textId="77777777" w:rsidR="0045086C" w:rsidRPr="0045086C" w:rsidRDefault="0045086C" w:rsidP="0045086C">
      <w:pPr>
        <w:widowControl w:val="0"/>
        <w:autoSpaceDE w:val="0"/>
        <w:autoSpaceDN w:val="0"/>
        <w:adjustRightInd w:val="0"/>
        <w:spacing w:after="0" w:line="360" w:lineRule="auto"/>
        <w:ind w:left="480" w:hanging="480"/>
        <w:rPr>
          <w:del w:id="381" w:author="Nichols, Virginia A" w:date="2020-02-22T20:02:00Z"/>
          <w:rFonts w:cs="Calibri"/>
          <w:noProof/>
        </w:rPr>
      </w:pPr>
      <w:del w:id="382" w:author="Nichols, Virginia A" w:date="2020-02-22T20:02:00Z">
        <w:r w:rsidRPr="0045086C">
          <w:rPr>
            <w:rFonts w:cs="Calibri"/>
            <w:noProof/>
          </w:rPr>
          <w:delText>Ver Hoef JM (2012) Who invented the delta method? Am Stat 66:124–127. doi: 10.1080/00031305.2012.687494</w:delText>
        </w:r>
      </w:del>
    </w:p>
    <w:p w14:paraId="0CD49475" w14:textId="77777777" w:rsidR="0045086C" w:rsidRPr="0045086C" w:rsidRDefault="0045086C" w:rsidP="0045086C">
      <w:pPr>
        <w:widowControl w:val="0"/>
        <w:autoSpaceDE w:val="0"/>
        <w:autoSpaceDN w:val="0"/>
        <w:adjustRightInd w:val="0"/>
        <w:spacing w:after="0" w:line="360" w:lineRule="auto"/>
        <w:ind w:left="480" w:hanging="480"/>
        <w:rPr>
          <w:del w:id="383" w:author="Nichols, Virginia A" w:date="2020-02-22T20:02:00Z"/>
          <w:rFonts w:cs="Calibri"/>
          <w:noProof/>
        </w:rPr>
      </w:pPr>
      <w:del w:id="384" w:author="Nichols, Virginia A" w:date="2020-02-22T20:02:00Z">
        <w:r w:rsidRPr="0045086C">
          <w:rPr>
            <w:rFonts w:cs="Calibri"/>
            <w:noProof/>
          </w:rPr>
          <w:delText xml:space="preserve">Wallace JM, Curran WS, Mortensen DA (2019) Cover crop effects on horseweed ( </w:delText>
        </w:r>
        <w:r w:rsidRPr="0045086C">
          <w:rPr>
            <w:rFonts w:cs="Calibri"/>
            <w:i/>
            <w:iCs/>
            <w:noProof/>
          </w:rPr>
          <w:delText>Erigeron canadensis</w:delText>
        </w:r>
        <w:r w:rsidRPr="0045086C">
          <w:rPr>
            <w:rFonts w:cs="Calibri"/>
            <w:noProof/>
          </w:rPr>
          <w:delText xml:space="preserve"> ) density and size inequality at the time of herbicide exposure. Weed Sci 67:327–338. doi: 10.1017/wsc.2019.3</w:delText>
        </w:r>
      </w:del>
    </w:p>
    <w:p w14:paraId="5250175B" w14:textId="77777777" w:rsidR="0045086C" w:rsidRPr="0045086C" w:rsidRDefault="0045086C" w:rsidP="0045086C">
      <w:pPr>
        <w:widowControl w:val="0"/>
        <w:autoSpaceDE w:val="0"/>
        <w:autoSpaceDN w:val="0"/>
        <w:adjustRightInd w:val="0"/>
        <w:spacing w:after="0" w:line="360" w:lineRule="auto"/>
        <w:ind w:left="480" w:hanging="480"/>
        <w:rPr>
          <w:del w:id="385" w:author="Nichols, Virginia A" w:date="2020-02-22T20:02:00Z"/>
          <w:rFonts w:cs="Calibri"/>
          <w:noProof/>
        </w:rPr>
      </w:pPr>
      <w:del w:id="386" w:author="Nichols, Virginia A" w:date="2020-02-22T20:02:00Z">
        <w:r w:rsidRPr="0045086C">
          <w:rPr>
            <w:rFonts w:cs="Calibri"/>
            <w:noProof/>
          </w:rPr>
          <w:delText>Weisberger D, Nichols V, Liebman M (2019) Does diversifying crop rotations suppress weeds? A meta-analysis. PLoS One 14:1–12. doi: 10.1371/journal.pone.0219847</w:delText>
        </w:r>
      </w:del>
    </w:p>
    <w:p w14:paraId="659CE981" w14:textId="77777777" w:rsidR="0045086C" w:rsidRPr="0045086C" w:rsidRDefault="0045086C" w:rsidP="0045086C">
      <w:pPr>
        <w:widowControl w:val="0"/>
        <w:autoSpaceDE w:val="0"/>
        <w:autoSpaceDN w:val="0"/>
        <w:adjustRightInd w:val="0"/>
        <w:spacing w:after="0" w:line="360" w:lineRule="auto"/>
        <w:ind w:left="480" w:hanging="480"/>
        <w:rPr>
          <w:del w:id="387" w:author="Nichols, Virginia A" w:date="2020-02-22T20:02:00Z"/>
          <w:rFonts w:cs="Calibri"/>
          <w:noProof/>
        </w:rPr>
      </w:pPr>
      <w:del w:id="388" w:author="Nichols, Virginia A" w:date="2020-02-22T20:02:00Z">
        <w:r w:rsidRPr="0045086C">
          <w:rPr>
            <w:rFonts w:cs="Calibri"/>
            <w:noProof/>
          </w:rPr>
          <w:delText>Wickham H, Averick M, Bryan J, et al (2019) Welcome to the Tidyverse. J Open Source Softw 4:1686. doi: 10.21105/joss.01686</w:delText>
        </w:r>
      </w:del>
    </w:p>
    <w:p w14:paraId="4FB6E5D6" w14:textId="77777777" w:rsidR="0045086C" w:rsidRPr="0045086C" w:rsidRDefault="0045086C" w:rsidP="0045086C">
      <w:pPr>
        <w:widowControl w:val="0"/>
        <w:autoSpaceDE w:val="0"/>
        <w:autoSpaceDN w:val="0"/>
        <w:adjustRightInd w:val="0"/>
        <w:spacing w:after="0" w:line="360" w:lineRule="auto"/>
        <w:ind w:left="480" w:hanging="480"/>
        <w:rPr>
          <w:del w:id="389" w:author="Nichols, Virginia A" w:date="2020-02-22T20:02:00Z"/>
          <w:rFonts w:cs="Calibri"/>
          <w:noProof/>
        </w:rPr>
      </w:pPr>
      <w:del w:id="390" w:author="Nichols, Virginia A" w:date="2020-02-22T20:02:00Z">
        <w:r w:rsidRPr="0045086C">
          <w:rPr>
            <w:rFonts w:cs="Calibri"/>
            <w:noProof/>
          </w:rPr>
          <w:delText>Wickham H, Bryan J (2018) readxl: Read Excel Files</w:delText>
        </w:r>
      </w:del>
    </w:p>
    <w:p w14:paraId="369C12C4" w14:textId="77777777" w:rsidR="0045086C" w:rsidRPr="0045086C" w:rsidRDefault="0045086C" w:rsidP="0045086C">
      <w:pPr>
        <w:widowControl w:val="0"/>
        <w:autoSpaceDE w:val="0"/>
        <w:autoSpaceDN w:val="0"/>
        <w:adjustRightInd w:val="0"/>
        <w:spacing w:after="0" w:line="360" w:lineRule="auto"/>
        <w:ind w:left="480" w:hanging="480"/>
        <w:rPr>
          <w:del w:id="391" w:author="Nichols, Virginia A" w:date="2020-02-22T20:02:00Z"/>
          <w:rFonts w:cs="Calibri"/>
          <w:noProof/>
        </w:rPr>
      </w:pPr>
      <w:del w:id="392" w:author="Nichols, Virginia A" w:date="2020-02-22T20:02:00Z">
        <w:r w:rsidRPr="0045086C">
          <w:rPr>
            <w:rFonts w:cs="Calibri"/>
            <w:noProof/>
          </w:rPr>
          <w:delText xml:space="preserve">Xia Y, Mitchell K, Ek M, et al (2012) Continental-scale water and energy flux analysis and validation for </w:delText>
        </w:r>
        <w:r w:rsidRPr="0045086C">
          <w:rPr>
            <w:rFonts w:cs="Calibri"/>
            <w:noProof/>
          </w:rPr>
          <w:lastRenderedPageBreak/>
          <w:delText>the North American Land Data Assimilation System project phase 2 (NLDAS-2): 1. Intercomparison and application of model products. J Geophys Res Atmos. doi: 10.1029/2011JD016048</w:delText>
        </w:r>
      </w:del>
    </w:p>
    <w:p w14:paraId="1C88C2BF" w14:textId="77777777" w:rsidR="0045086C" w:rsidRPr="0045086C" w:rsidRDefault="0045086C" w:rsidP="0045086C">
      <w:pPr>
        <w:widowControl w:val="0"/>
        <w:autoSpaceDE w:val="0"/>
        <w:autoSpaceDN w:val="0"/>
        <w:adjustRightInd w:val="0"/>
        <w:spacing w:after="0" w:line="360" w:lineRule="auto"/>
        <w:ind w:left="480" w:hanging="480"/>
        <w:rPr>
          <w:del w:id="393" w:author="Nichols, Virginia A" w:date="2020-02-22T20:02:00Z"/>
          <w:rFonts w:cs="Calibri"/>
          <w:noProof/>
          <w:szCs w:val="20"/>
        </w:rPr>
      </w:pPr>
      <w:del w:id="394" w:author="Nichols, Virginia A" w:date="2020-02-22T20:02:00Z">
        <w:r w:rsidRPr="0045086C">
          <w:rPr>
            <w:rFonts w:cs="Calibri"/>
            <w:noProof/>
          </w:rPr>
          <w:delText>Zomer RJ, Trabucco A, Bossio DA, Verchot L V. (2008) Climate change mitigation: A spatial analysis of global land suitability for clean development mechanism afforestation and reforestation. Agric Ecosyst Environ 126:67–80. doi: 10.1016/j.agee.2008.01.014</w:delText>
        </w:r>
      </w:del>
    </w:p>
    <w:p w14:paraId="063779EB" w14:textId="24B5F542" w:rsidR="00B73B09" w:rsidRPr="0045086C" w:rsidRDefault="0045086C" w:rsidP="00B30B0C">
      <w:pPr>
        <w:pStyle w:val="NoSpacing"/>
        <w:spacing w:line="360" w:lineRule="auto"/>
        <w:rPr>
          <w:rFonts w:cstheme="minorHAnsi"/>
          <w:i/>
        </w:rPr>
      </w:pPr>
      <w:del w:id="395" w:author="Nichols, Virginia A" w:date="2020-02-22T20:02:00Z">
        <w:r w:rsidRPr="0045086C">
          <w:rPr>
            <w:rFonts w:cstheme="minorHAnsi"/>
            <w:i/>
          </w:rPr>
          <w:fldChar w:fldCharType="end"/>
        </w:r>
      </w:del>
    </w:p>
    <w:sectPr w:rsidR="00B73B09" w:rsidRPr="0045086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rtinez-Feria, Rafael" w:date="2020-02-13T14:00:00Z" w:initials="MR">
    <w:p w14:paraId="4139BC22" w14:textId="77777777" w:rsidR="00730552" w:rsidRDefault="00730552">
      <w:pPr>
        <w:pStyle w:val="CommentText"/>
      </w:pPr>
      <w:r>
        <w:rPr>
          <w:rStyle w:val="CommentReference"/>
        </w:rPr>
        <w:annotationRef/>
      </w:r>
      <w:r>
        <w:t>I already gave 2-3 in the previous draft. Didn’t you like them???</w:t>
      </w:r>
    </w:p>
  </w:comment>
  <w:comment w:id="1" w:author="Martinez-Feria, Rafael" w:date="2020-02-13T14:00:00Z" w:initials="MR">
    <w:p w14:paraId="00A16E7A" w14:textId="77777777" w:rsidR="00730552" w:rsidRDefault="00730552">
      <w:pPr>
        <w:pStyle w:val="CommentText"/>
      </w:pPr>
      <w:r>
        <w:rPr>
          <w:rStyle w:val="CommentReference"/>
        </w:rPr>
        <w:annotationRef/>
      </w:r>
      <w:r>
        <w:t>I talked to BB – he is looking forward to contributing to the paper</w:t>
      </w:r>
    </w:p>
  </w:comment>
  <w:comment w:id="2" w:author="Martinez-Feria, Rafael" w:date="2020-02-13T10:39:00Z" w:initials="MR">
    <w:p w14:paraId="5DA24DFA" w14:textId="77777777" w:rsidR="00730552" w:rsidRDefault="00730552">
      <w:pPr>
        <w:pStyle w:val="CommentText"/>
      </w:pPr>
      <w:r>
        <w:rPr>
          <w:rStyle w:val="CommentReference"/>
        </w:rPr>
        <w:annotationRef/>
      </w:r>
      <w:proofErr w:type="gramStart"/>
      <w:r>
        <w:t>So</w:t>
      </w:r>
      <w:proofErr w:type="gramEnd"/>
      <w:r>
        <w:t xml:space="preserve"> is cover crop adoption increasing or not? In the beginning say it is, but then you seem to imply that it isn’t increasing fast enough. I did a couple of edits to help this get across better</w:t>
      </w:r>
    </w:p>
  </w:comment>
  <w:comment w:id="5" w:author="Martinez-Feria, Rafael" w:date="2020-02-13T11:25:00Z" w:initials="MR">
    <w:p w14:paraId="417D2892" w14:textId="77777777" w:rsidR="00730552" w:rsidRDefault="00730552">
      <w:pPr>
        <w:pStyle w:val="CommentText"/>
      </w:pPr>
      <w:r>
        <w:rPr>
          <w:rStyle w:val="CommentReference"/>
        </w:rPr>
        <w:annotationRef/>
      </w:r>
      <w:r>
        <w:t>I think this justification paragraph is the most important to focus at this point --- you want to be clear why are you doing what you are doing</w:t>
      </w:r>
    </w:p>
  </w:comment>
  <w:comment w:id="8" w:author="Martinez-Feria, Rafael" w:date="2020-02-13T10:22:00Z" w:initials="MR">
    <w:p w14:paraId="798A493E" w14:textId="77777777" w:rsidR="00730552" w:rsidRDefault="00730552">
      <w:pPr>
        <w:pStyle w:val="CommentText"/>
      </w:pPr>
      <w:r>
        <w:rPr>
          <w:rStyle w:val="CommentReference"/>
        </w:rPr>
        <w:annotationRef/>
      </w:r>
      <w:r>
        <w:t xml:space="preserve">I think we need one or two sentences that show that indeed cover crops reduce the amount of herbicide use. In the abstract you say “quantifiable reductions” but here I don’t see any numbers. </w:t>
      </w:r>
      <w:proofErr w:type="gramStart"/>
      <w:r>
        <w:t>Is</w:t>
      </w:r>
      <w:proofErr w:type="gramEnd"/>
      <w:r>
        <w:t xml:space="preserve"> there some literature figures you can site? Maybe a study that showed decreased toxicity in run-off water? If we are indeed going for </w:t>
      </w:r>
      <w:proofErr w:type="spellStart"/>
      <w:r>
        <w:t>AgEE</w:t>
      </w:r>
      <w:proofErr w:type="spellEnd"/>
      <w:r>
        <w:t xml:space="preserve"> then we should make the case that CC weed management can help reduce water pollution in addition to incentivize cover crop </w:t>
      </w:r>
      <w:proofErr w:type="spellStart"/>
      <w:r>
        <w:t>adoptiion</w:t>
      </w:r>
      <w:proofErr w:type="spellEnd"/>
      <w:r>
        <w:t xml:space="preserve"> </w:t>
      </w:r>
    </w:p>
  </w:comment>
  <w:comment w:id="55" w:author="Martinez-Feria, Rafael" w:date="2020-02-13T11:08:00Z" w:initials="MR">
    <w:p w14:paraId="3F035551" w14:textId="77777777" w:rsidR="00730552" w:rsidRDefault="00730552">
      <w:pPr>
        <w:pStyle w:val="CommentText"/>
      </w:pPr>
      <w:r>
        <w:rPr>
          <w:rStyle w:val="CommentReference"/>
        </w:rPr>
        <w:annotationRef/>
      </w:r>
      <w:r>
        <w:t>I like active verbs better</w:t>
      </w:r>
    </w:p>
  </w:comment>
  <w:comment w:id="56" w:author="Martinez-Feria, Rafael" w:date="2020-02-13T11:22:00Z" w:initials="MR">
    <w:p w14:paraId="7DECD319" w14:textId="77777777" w:rsidR="00730552" w:rsidRDefault="00730552">
      <w:pPr>
        <w:pStyle w:val="CommentText"/>
      </w:pPr>
      <w:r>
        <w:rPr>
          <w:rStyle w:val="CommentReference"/>
        </w:rPr>
        <w:annotationRef/>
      </w:r>
      <w:proofErr w:type="gramStart"/>
      <w:r>
        <w:t>Moreover</w:t>
      </w:r>
      <w:proofErr w:type="gramEnd"/>
      <w:r>
        <w:t xml:space="preserve"> has no hyphen</w:t>
      </w:r>
    </w:p>
  </w:comment>
  <w:comment w:id="57" w:author="Martinez-Feria, Rafael" w:date="2020-02-13T11:29:00Z" w:initials="MR">
    <w:p w14:paraId="18A6EB65" w14:textId="77777777" w:rsidR="00730552" w:rsidRDefault="00730552">
      <w:pPr>
        <w:pStyle w:val="CommentText"/>
      </w:pPr>
      <w:r>
        <w:rPr>
          <w:rStyle w:val="CommentReference"/>
        </w:rPr>
        <w:annotationRef/>
      </w:r>
      <w:r>
        <w:t>Here you need a nice transition sentence that states your broader research aim.</w:t>
      </w:r>
    </w:p>
  </w:comment>
  <w:comment w:id="69" w:author="Martinez-Feria, Rafael" w:date="2020-02-13T12:28:00Z" w:initials="MR">
    <w:p w14:paraId="640D6A89" w14:textId="77777777" w:rsidR="00730552" w:rsidRDefault="00730552">
      <w:pPr>
        <w:pStyle w:val="CommentText"/>
      </w:pPr>
      <w:r>
        <w:rPr>
          <w:rStyle w:val="CommentReference"/>
        </w:rPr>
        <w:annotationRef/>
      </w:r>
      <w:r>
        <w:t xml:space="preserve">Maybe say how much more </w:t>
      </w:r>
    </w:p>
  </w:comment>
  <w:comment w:id="70" w:author="Martinez-Feria, Rafael" w:date="2020-02-13T12:36:00Z" w:initials="MR">
    <w:p w14:paraId="7B3A5260" w14:textId="77777777" w:rsidR="00730552" w:rsidRDefault="00730552">
      <w:pPr>
        <w:pStyle w:val="CommentText"/>
      </w:pPr>
      <w:r>
        <w:rPr>
          <w:rStyle w:val="CommentReference"/>
        </w:rPr>
        <w:annotationRef/>
      </w:r>
      <w:proofErr w:type="spellStart"/>
      <w:r>
        <w:t>Pvalues</w:t>
      </w:r>
      <w:proofErr w:type="spellEnd"/>
      <w:r>
        <w:t>?</w:t>
      </w:r>
    </w:p>
  </w:comment>
  <w:comment w:id="71" w:author="Martinez-Feria, Rafael" w:date="2020-02-13T12:32:00Z" w:initials="MR">
    <w:p w14:paraId="653CFAF9" w14:textId="77777777" w:rsidR="00730552" w:rsidRDefault="00730552">
      <w:pPr>
        <w:pStyle w:val="CommentText"/>
      </w:pPr>
      <w:r>
        <w:rPr>
          <w:rStyle w:val="CommentReference"/>
        </w:rPr>
        <w:annotationRef/>
      </w:r>
      <w:r>
        <w:t>Is this what you mean?</w:t>
      </w:r>
    </w:p>
  </w:comment>
  <w:comment w:id="97" w:author="Martinez-Feria, Rafael" w:date="2020-02-13T12:03:00Z" w:initials="MR">
    <w:p w14:paraId="70F9BCFE" w14:textId="77777777" w:rsidR="00730552" w:rsidRDefault="00730552" w:rsidP="00D2307F">
      <w:pPr>
        <w:pStyle w:val="CommentText"/>
      </w:pPr>
      <w:r>
        <w:rPr>
          <w:rStyle w:val="CommentReference"/>
        </w:rPr>
        <w:annotationRef/>
      </w:r>
      <w:r>
        <w:t>Why don’t you CITE your paper with Matt here?</w:t>
      </w:r>
    </w:p>
  </w:comment>
  <w:comment w:id="96" w:author="Martinez-Feria, Rafael" w:date="2020-02-13T12:11:00Z" w:initials="MR">
    <w:p w14:paraId="37D45F19" w14:textId="77777777" w:rsidR="00730552" w:rsidRDefault="00730552" w:rsidP="00D2307F">
      <w:pPr>
        <w:pStyle w:val="CommentText"/>
      </w:pPr>
      <w:r>
        <w:rPr>
          <w:rStyle w:val="CommentReference"/>
        </w:rPr>
        <w:annotationRef/>
      </w:r>
      <w:r>
        <w:t>This sounds too much like Results. I think this would it fit better in the discussion.</w:t>
      </w:r>
    </w:p>
  </w:comment>
  <w:comment w:id="99" w:author="Martinez-Feria, Rafael" w:date="2020-02-13T12:42:00Z" w:initials="MR">
    <w:p w14:paraId="6951219D" w14:textId="77777777" w:rsidR="00730552" w:rsidRDefault="00730552" w:rsidP="00D63C4B">
      <w:pPr>
        <w:pStyle w:val="CommentText"/>
      </w:pPr>
      <w:r>
        <w:rPr>
          <w:rStyle w:val="CommentReference"/>
        </w:rPr>
        <w:annotationRef/>
      </w:r>
      <w:r>
        <w:rPr>
          <w:rStyle w:val="CommentReference"/>
        </w:rPr>
        <w:annotationRef/>
      </w:r>
      <w:r>
        <w:t>I would say only to use ‘significant’ for statistical tests</w:t>
      </w:r>
    </w:p>
  </w:comment>
  <w:comment w:id="112" w:author="Martinez-Feria, Rafael" w:date="2020-02-13T13:13:00Z" w:initials="MR">
    <w:p w14:paraId="73F0DB32" w14:textId="77777777" w:rsidR="00730552" w:rsidRDefault="00730552">
      <w:pPr>
        <w:pStyle w:val="CommentText"/>
      </w:pPr>
      <w:r>
        <w:rPr>
          <w:rStyle w:val="CommentReference"/>
        </w:rPr>
        <w:annotationRef/>
      </w:r>
      <w:r>
        <w:t xml:space="preserve">Are you here talking about effect size or significance?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39BC22" w15:done="1"/>
  <w15:commentEx w15:paraId="00A16E7A" w15:done="1"/>
  <w15:commentEx w15:paraId="5DA24DFA" w15:done="0"/>
  <w15:commentEx w15:paraId="417D2892" w15:done="0"/>
  <w15:commentEx w15:paraId="798A493E" w15:done="0"/>
  <w15:commentEx w15:paraId="3F035551" w15:done="0"/>
  <w15:commentEx w15:paraId="7DECD319" w15:done="0"/>
  <w15:commentEx w15:paraId="18A6EB65" w15:done="1"/>
  <w15:commentEx w15:paraId="640D6A89" w15:done="0"/>
  <w15:commentEx w15:paraId="7B3A5260" w15:done="1"/>
  <w15:commentEx w15:paraId="653CFAF9" w15:done="1"/>
  <w15:commentEx w15:paraId="70F9BCFE" w15:done="1"/>
  <w15:commentEx w15:paraId="37D45F19" w15:done="1"/>
  <w15:commentEx w15:paraId="6951219D" w15:done="1"/>
  <w15:commentEx w15:paraId="73F0DB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39BC22" w16cid:durableId="21EFD4EC"/>
  <w16cid:commentId w16cid:paraId="00A16E7A" w16cid:durableId="21EFD51B"/>
  <w16cid:commentId w16cid:paraId="5DA24DFA" w16cid:durableId="21EFA5F2"/>
  <w16cid:commentId w16cid:paraId="417D2892" w16cid:durableId="21EFB0A5"/>
  <w16cid:commentId w16cid:paraId="798A493E" w16cid:durableId="21EFA1CA"/>
  <w16cid:commentId w16cid:paraId="3F035551" w16cid:durableId="21EFAC9C"/>
  <w16cid:commentId w16cid:paraId="7DECD319" w16cid:durableId="21EFAFFD"/>
  <w16cid:commentId w16cid:paraId="18A6EB65" w16cid:durableId="21EFB18E"/>
  <w16cid:commentId w16cid:paraId="640D6A89" w16cid:durableId="21EFBF6B"/>
  <w16cid:commentId w16cid:paraId="7B3A5260" w16cid:durableId="21EFC16B"/>
  <w16cid:commentId w16cid:paraId="653CFAF9" w16cid:durableId="21EFC068"/>
  <w16cid:commentId w16cid:paraId="70F9BCFE" w16cid:durableId="21EFC268"/>
  <w16cid:commentId w16cid:paraId="37D45F19" w16cid:durableId="21EFC267"/>
  <w16cid:commentId w16cid:paraId="6951219D" w16cid:durableId="21EFC5E8"/>
  <w16cid:commentId w16cid:paraId="73F0DB32" w16cid:durableId="21EFCA0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307CF3"/>
    <w:multiLevelType w:val="hybridMultilevel"/>
    <w:tmpl w:val="D1CC0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hols, Virginia A [AGRON]">
    <w15:presenceInfo w15:providerId="AD" w15:userId="S::vnichols@iastate.edu::2aea6516-562b-4562-81e2-ec72434557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DE4"/>
    <w:rsid w:val="00010B72"/>
    <w:rsid w:val="00010DDF"/>
    <w:rsid w:val="00017C62"/>
    <w:rsid w:val="00040C1C"/>
    <w:rsid w:val="00051B00"/>
    <w:rsid w:val="000554AD"/>
    <w:rsid w:val="00075BB2"/>
    <w:rsid w:val="000817AF"/>
    <w:rsid w:val="0008293D"/>
    <w:rsid w:val="000A01C7"/>
    <w:rsid w:val="000A551A"/>
    <w:rsid w:val="000A77B4"/>
    <w:rsid w:val="000C30D1"/>
    <w:rsid w:val="000C3595"/>
    <w:rsid w:val="000E5BE2"/>
    <w:rsid w:val="00110A5F"/>
    <w:rsid w:val="00135587"/>
    <w:rsid w:val="001432C4"/>
    <w:rsid w:val="00143E24"/>
    <w:rsid w:val="0015656F"/>
    <w:rsid w:val="00161071"/>
    <w:rsid w:val="001751B5"/>
    <w:rsid w:val="00184772"/>
    <w:rsid w:val="00193C85"/>
    <w:rsid w:val="001A600F"/>
    <w:rsid w:val="001B0248"/>
    <w:rsid w:val="001C2A7C"/>
    <w:rsid w:val="001C4E82"/>
    <w:rsid w:val="001D18B2"/>
    <w:rsid w:val="00211583"/>
    <w:rsid w:val="002209FF"/>
    <w:rsid w:val="00222EEE"/>
    <w:rsid w:val="00223317"/>
    <w:rsid w:val="002272F1"/>
    <w:rsid w:val="00233D61"/>
    <w:rsid w:val="00234C19"/>
    <w:rsid w:val="002566A2"/>
    <w:rsid w:val="002966EC"/>
    <w:rsid w:val="002972E2"/>
    <w:rsid w:val="002A2EDE"/>
    <w:rsid w:val="002B35A8"/>
    <w:rsid w:val="002D612D"/>
    <w:rsid w:val="002E2FF3"/>
    <w:rsid w:val="002F0521"/>
    <w:rsid w:val="00316CEF"/>
    <w:rsid w:val="00322BF7"/>
    <w:rsid w:val="003406DC"/>
    <w:rsid w:val="00365DB0"/>
    <w:rsid w:val="003826C8"/>
    <w:rsid w:val="00393E2A"/>
    <w:rsid w:val="003A557A"/>
    <w:rsid w:val="003B0DFE"/>
    <w:rsid w:val="003E0BE7"/>
    <w:rsid w:val="003E5556"/>
    <w:rsid w:val="003E6D9A"/>
    <w:rsid w:val="003E7A20"/>
    <w:rsid w:val="003F1771"/>
    <w:rsid w:val="003F4582"/>
    <w:rsid w:val="003F4E00"/>
    <w:rsid w:val="004032EA"/>
    <w:rsid w:val="0040586A"/>
    <w:rsid w:val="00411506"/>
    <w:rsid w:val="0042149A"/>
    <w:rsid w:val="0042521F"/>
    <w:rsid w:val="00433478"/>
    <w:rsid w:val="0043666B"/>
    <w:rsid w:val="004406E7"/>
    <w:rsid w:val="00442DA9"/>
    <w:rsid w:val="004433FA"/>
    <w:rsid w:val="004471AE"/>
    <w:rsid w:val="0045086C"/>
    <w:rsid w:val="0045165B"/>
    <w:rsid w:val="00452EE7"/>
    <w:rsid w:val="00455D13"/>
    <w:rsid w:val="00486004"/>
    <w:rsid w:val="00493B9E"/>
    <w:rsid w:val="004A6DFF"/>
    <w:rsid w:val="004B54BD"/>
    <w:rsid w:val="004D2CD9"/>
    <w:rsid w:val="004D3835"/>
    <w:rsid w:val="004E0402"/>
    <w:rsid w:val="004E26DD"/>
    <w:rsid w:val="004E671C"/>
    <w:rsid w:val="004E6ABB"/>
    <w:rsid w:val="0050266B"/>
    <w:rsid w:val="00502ECE"/>
    <w:rsid w:val="005045B4"/>
    <w:rsid w:val="00525047"/>
    <w:rsid w:val="00532A5C"/>
    <w:rsid w:val="00537D8A"/>
    <w:rsid w:val="005455BF"/>
    <w:rsid w:val="005528D1"/>
    <w:rsid w:val="00561834"/>
    <w:rsid w:val="005738C2"/>
    <w:rsid w:val="00582320"/>
    <w:rsid w:val="00590B6D"/>
    <w:rsid w:val="005912DA"/>
    <w:rsid w:val="00592563"/>
    <w:rsid w:val="005A0905"/>
    <w:rsid w:val="005A3AFD"/>
    <w:rsid w:val="005A64F6"/>
    <w:rsid w:val="005B1EB5"/>
    <w:rsid w:val="005B5332"/>
    <w:rsid w:val="005C31E7"/>
    <w:rsid w:val="005C684C"/>
    <w:rsid w:val="005C7CB5"/>
    <w:rsid w:val="005D75B4"/>
    <w:rsid w:val="005D7FA7"/>
    <w:rsid w:val="005F0C88"/>
    <w:rsid w:val="005F3847"/>
    <w:rsid w:val="006119F1"/>
    <w:rsid w:val="00613B8C"/>
    <w:rsid w:val="00616889"/>
    <w:rsid w:val="00626459"/>
    <w:rsid w:val="00627DF0"/>
    <w:rsid w:val="00630953"/>
    <w:rsid w:val="0066578B"/>
    <w:rsid w:val="006664E7"/>
    <w:rsid w:val="00670A2C"/>
    <w:rsid w:val="00672EB1"/>
    <w:rsid w:val="00676DE4"/>
    <w:rsid w:val="006958D8"/>
    <w:rsid w:val="006A2923"/>
    <w:rsid w:val="006A7B2E"/>
    <w:rsid w:val="006B0FA3"/>
    <w:rsid w:val="006B2E9A"/>
    <w:rsid w:val="006B6E23"/>
    <w:rsid w:val="006C76E0"/>
    <w:rsid w:val="006E328A"/>
    <w:rsid w:val="006E40D1"/>
    <w:rsid w:val="007170BB"/>
    <w:rsid w:val="00723402"/>
    <w:rsid w:val="00730552"/>
    <w:rsid w:val="00732645"/>
    <w:rsid w:val="007357D6"/>
    <w:rsid w:val="00742F9F"/>
    <w:rsid w:val="0074343D"/>
    <w:rsid w:val="00752C4D"/>
    <w:rsid w:val="007554FF"/>
    <w:rsid w:val="007664AA"/>
    <w:rsid w:val="0077460E"/>
    <w:rsid w:val="007829C5"/>
    <w:rsid w:val="007854C6"/>
    <w:rsid w:val="00790FEA"/>
    <w:rsid w:val="00793EBC"/>
    <w:rsid w:val="00797F3B"/>
    <w:rsid w:val="007A17A4"/>
    <w:rsid w:val="007A4BFC"/>
    <w:rsid w:val="007C4BB7"/>
    <w:rsid w:val="007C5336"/>
    <w:rsid w:val="007D5930"/>
    <w:rsid w:val="007E6C4B"/>
    <w:rsid w:val="007F5766"/>
    <w:rsid w:val="008029B9"/>
    <w:rsid w:val="0080510A"/>
    <w:rsid w:val="00812116"/>
    <w:rsid w:val="00816050"/>
    <w:rsid w:val="00827950"/>
    <w:rsid w:val="0083659A"/>
    <w:rsid w:val="00866311"/>
    <w:rsid w:val="008971E4"/>
    <w:rsid w:val="008A1B12"/>
    <w:rsid w:val="008A38B6"/>
    <w:rsid w:val="008B7B39"/>
    <w:rsid w:val="008D5A4F"/>
    <w:rsid w:val="008E242C"/>
    <w:rsid w:val="008F0595"/>
    <w:rsid w:val="008F557B"/>
    <w:rsid w:val="008F5C5B"/>
    <w:rsid w:val="0090766C"/>
    <w:rsid w:val="00911260"/>
    <w:rsid w:val="009130A3"/>
    <w:rsid w:val="0091310D"/>
    <w:rsid w:val="00913733"/>
    <w:rsid w:val="009212CD"/>
    <w:rsid w:val="00922383"/>
    <w:rsid w:val="009223EC"/>
    <w:rsid w:val="00935575"/>
    <w:rsid w:val="00953722"/>
    <w:rsid w:val="00960BB2"/>
    <w:rsid w:val="00962ECF"/>
    <w:rsid w:val="00970465"/>
    <w:rsid w:val="00976A13"/>
    <w:rsid w:val="00987570"/>
    <w:rsid w:val="009A42C1"/>
    <w:rsid w:val="009A7D21"/>
    <w:rsid w:val="009B3642"/>
    <w:rsid w:val="009B6E6F"/>
    <w:rsid w:val="009C6443"/>
    <w:rsid w:val="009E08FE"/>
    <w:rsid w:val="009F5284"/>
    <w:rsid w:val="00A00839"/>
    <w:rsid w:val="00A11ED9"/>
    <w:rsid w:val="00A17D2D"/>
    <w:rsid w:val="00A2057F"/>
    <w:rsid w:val="00A22853"/>
    <w:rsid w:val="00A23AB2"/>
    <w:rsid w:val="00A349D7"/>
    <w:rsid w:val="00A3787B"/>
    <w:rsid w:val="00A37A74"/>
    <w:rsid w:val="00A41CE4"/>
    <w:rsid w:val="00A43294"/>
    <w:rsid w:val="00A4378B"/>
    <w:rsid w:val="00A44CEE"/>
    <w:rsid w:val="00A54A8F"/>
    <w:rsid w:val="00A55851"/>
    <w:rsid w:val="00A62D8C"/>
    <w:rsid w:val="00A64D69"/>
    <w:rsid w:val="00A77BD6"/>
    <w:rsid w:val="00A85B61"/>
    <w:rsid w:val="00A91688"/>
    <w:rsid w:val="00A91ABA"/>
    <w:rsid w:val="00AB3EC3"/>
    <w:rsid w:val="00AC258E"/>
    <w:rsid w:val="00AC398E"/>
    <w:rsid w:val="00AC7A86"/>
    <w:rsid w:val="00AD5DE8"/>
    <w:rsid w:val="00AE5B5E"/>
    <w:rsid w:val="00B03050"/>
    <w:rsid w:val="00B25E9C"/>
    <w:rsid w:val="00B30B0C"/>
    <w:rsid w:val="00B31367"/>
    <w:rsid w:val="00B4717B"/>
    <w:rsid w:val="00B4774F"/>
    <w:rsid w:val="00B605FC"/>
    <w:rsid w:val="00B62346"/>
    <w:rsid w:val="00B6382A"/>
    <w:rsid w:val="00B6686C"/>
    <w:rsid w:val="00B73B09"/>
    <w:rsid w:val="00BA3601"/>
    <w:rsid w:val="00BB55FA"/>
    <w:rsid w:val="00BB7FFE"/>
    <w:rsid w:val="00BC4B64"/>
    <w:rsid w:val="00BE0EC0"/>
    <w:rsid w:val="00BF4FA7"/>
    <w:rsid w:val="00BF7C47"/>
    <w:rsid w:val="00C00C71"/>
    <w:rsid w:val="00C02D3F"/>
    <w:rsid w:val="00C035C1"/>
    <w:rsid w:val="00C0413B"/>
    <w:rsid w:val="00C059FC"/>
    <w:rsid w:val="00C071A8"/>
    <w:rsid w:val="00C075B5"/>
    <w:rsid w:val="00C102D4"/>
    <w:rsid w:val="00C20676"/>
    <w:rsid w:val="00C27780"/>
    <w:rsid w:val="00C501AE"/>
    <w:rsid w:val="00C52A7D"/>
    <w:rsid w:val="00C54A5F"/>
    <w:rsid w:val="00C56D13"/>
    <w:rsid w:val="00C601F7"/>
    <w:rsid w:val="00C6411A"/>
    <w:rsid w:val="00C65CEA"/>
    <w:rsid w:val="00C70541"/>
    <w:rsid w:val="00C7309B"/>
    <w:rsid w:val="00C7658B"/>
    <w:rsid w:val="00C779EA"/>
    <w:rsid w:val="00C8665A"/>
    <w:rsid w:val="00CA4693"/>
    <w:rsid w:val="00CA4997"/>
    <w:rsid w:val="00CA4EE7"/>
    <w:rsid w:val="00CA5EF0"/>
    <w:rsid w:val="00CA68E4"/>
    <w:rsid w:val="00CB70A5"/>
    <w:rsid w:val="00CC1106"/>
    <w:rsid w:val="00CD07EF"/>
    <w:rsid w:val="00CD15F0"/>
    <w:rsid w:val="00CD79DF"/>
    <w:rsid w:val="00CD7F6E"/>
    <w:rsid w:val="00CE0DC6"/>
    <w:rsid w:val="00CE5C58"/>
    <w:rsid w:val="00CE66EA"/>
    <w:rsid w:val="00CE7DF3"/>
    <w:rsid w:val="00CF19BB"/>
    <w:rsid w:val="00CF530E"/>
    <w:rsid w:val="00CF6E6C"/>
    <w:rsid w:val="00D03C66"/>
    <w:rsid w:val="00D07269"/>
    <w:rsid w:val="00D170FD"/>
    <w:rsid w:val="00D2307F"/>
    <w:rsid w:val="00D24644"/>
    <w:rsid w:val="00D41CFD"/>
    <w:rsid w:val="00D42EBA"/>
    <w:rsid w:val="00D53A48"/>
    <w:rsid w:val="00D56C3D"/>
    <w:rsid w:val="00D63120"/>
    <w:rsid w:val="00D63C4B"/>
    <w:rsid w:val="00D65A26"/>
    <w:rsid w:val="00D752E6"/>
    <w:rsid w:val="00D83D6D"/>
    <w:rsid w:val="00DC032D"/>
    <w:rsid w:val="00DD2D5F"/>
    <w:rsid w:val="00DD4816"/>
    <w:rsid w:val="00DD7A86"/>
    <w:rsid w:val="00DE404F"/>
    <w:rsid w:val="00E02C6D"/>
    <w:rsid w:val="00E02DAD"/>
    <w:rsid w:val="00E10923"/>
    <w:rsid w:val="00E22AFA"/>
    <w:rsid w:val="00E23F0B"/>
    <w:rsid w:val="00E43281"/>
    <w:rsid w:val="00E5222E"/>
    <w:rsid w:val="00E574C7"/>
    <w:rsid w:val="00E61399"/>
    <w:rsid w:val="00E6424F"/>
    <w:rsid w:val="00E7507D"/>
    <w:rsid w:val="00E84551"/>
    <w:rsid w:val="00E87954"/>
    <w:rsid w:val="00EA2BE3"/>
    <w:rsid w:val="00EB48C2"/>
    <w:rsid w:val="00EB589C"/>
    <w:rsid w:val="00EC1301"/>
    <w:rsid w:val="00ED5075"/>
    <w:rsid w:val="00EE1944"/>
    <w:rsid w:val="00EE3A45"/>
    <w:rsid w:val="00EF1C37"/>
    <w:rsid w:val="00EF2670"/>
    <w:rsid w:val="00EF4E90"/>
    <w:rsid w:val="00F04873"/>
    <w:rsid w:val="00F0573E"/>
    <w:rsid w:val="00F074D9"/>
    <w:rsid w:val="00F14E92"/>
    <w:rsid w:val="00F216D7"/>
    <w:rsid w:val="00F414C6"/>
    <w:rsid w:val="00F46372"/>
    <w:rsid w:val="00F477C9"/>
    <w:rsid w:val="00F6389D"/>
    <w:rsid w:val="00F8383A"/>
    <w:rsid w:val="00F862A8"/>
    <w:rsid w:val="00F90CF2"/>
    <w:rsid w:val="00F92587"/>
    <w:rsid w:val="00FA0990"/>
    <w:rsid w:val="00FB3BB1"/>
    <w:rsid w:val="00FC675C"/>
    <w:rsid w:val="00FD068D"/>
    <w:rsid w:val="00FD4E73"/>
    <w:rsid w:val="00FD6404"/>
    <w:rsid w:val="00FE38AB"/>
    <w:rsid w:val="00FE393C"/>
    <w:rsid w:val="00FE3D22"/>
    <w:rsid w:val="00FF1E71"/>
    <w:rsid w:val="00FF25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11979"/>
  <w15:chartTrackingRefBased/>
  <w15:docId w15:val="{FB1C96BC-F051-4F41-8D3F-E1CE9D8EF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qFormat/>
    <w:rsid w:val="00676DE4"/>
    <w:pPr>
      <w:spacing w:after="0" w:line="240" w:lineRule="auto"/>
    </w:pPr>
    <w:rPr>
      <w:rFonts w:ascii="Calibri" w:eastAsia="Calibri" w:hAnsi="Calibri" w:cs="Times New Roman"/>
    </w:rPr>
  </w:style>
  <w:style w:type="paragraph" w:styleId="ListParagraph">
    <w:name w:val="List Paragraph"/>
    <w:basedOn w:val="Normal"/>
    <w:uiPriority w:val="34"/>
    <w:qFormat/>
    <w:rsid w:val="00B73B09"/>
    <w:pPr>
      <w:spacing w:after="200" w:line="288" w:lineRule="auto"/>
      <w:ind w:left="720"/>
      <w:contextualSpacing/>
    </w:pPr>
    <w:rPr>
      <w:rFonts w:eastAsiaTheme="minorEastAsia"/>
      <w:sz w:val="21"/>
      <w:szCs w:val="21"/>
    </w:rPr>
  </w:style>
  <w:style w:type="paragraph" w:customStyle="1" w:styleId="Default">
    <w:name w:val="Default"/>
    <w:rsid w:val="00CA68E4"/>
    <w:pPr>
      <w:autoSpaceDE w:val="0"/>
      <w:autoSpaceDN w:val="0"/>
      <w:adjustRightInd w:val="0"/>
      <w:spacing w:after="0" w:line="240" w:lineRule="auto"/>
    </w:pPr>
    <w:rPr>
      <w:rFonts w:ascii="Calibri" w:eastAsia="Calibri" w:hAnsi="Calibri" w:cs="Calibri"/>
      <w:color w:val="000000"/>
      <w:sz w:val="24"/>
      <w:szCs w:val="24"/>
    </w:rPr>
  </w:style>
  <w:style w:type="table" w:styleId="TableGrid">
    <w:name w:val="Table Grid"/>
    <w:basedOn w:val="TableNormal"/>
    <w:uiPriority w:val="39"/>
    <w:rsid w:val="007234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E66EA"/>
    <w:rPr>
      <w:sz w:val="16"/>
      <w:szCs w:val="16"/>
    </w:rPr>
  </w:style>
  <w:style w:type="paragraph" w:styleId="CommentText">
    <w:name w:val="annotation text"/>
    <w:basedOn w:val="Normal"/>
    <w:link w:val="CommentTextChar"/>
    <w:uiPriority w:val="99"/>
    <w:semiHidden/>
    <w:unhideWhenUsed/>
    <w:rsid w:val="00CE66EA"/>
    <w:pPr>
      <w:spacing w:line="240" w:lineRule="auto"/>
    </w:pPr>
    <w:rPr>
      <w:sz w:val="20"/>
      <w:szCs w:val="20"/>
    </w:rPr>
  </w:style>
  <w:style w:type="character" w:customStyle="1" w:styleId="CommentTextChar">
    <w:name w:val="Comment Text Char"/>
    <w:basedOn w:val="DefaultParagraphFont"/>
    <w:link w:val="CommentText"/>
    <w:uiPriority w:val="99"/>
    <w:semiHidden/>
    <w:rsid w:val="00CE66EA"/>
    <w:rPr>
      <w:sz w:val="20"/>
      <w:szCs w:val="20"/>
    </w:rPr>
  </w:style>
  <w:style w:type="paragraph" w:styleId="CommentSubject">
    <w:name w:val="annotation subject"/>
    <w:basedOn w:val="CommentText"/>
    <w:next w:val="CommentText"/>
    <w:link w:val="CommentSubjectChar"/>
    <w:uiPriority w:val="99"/>
    <w:semiHidden/>
    <w:unhideWhenUsed/>
    <w:rsid w:val="00CE66EA"/>
    <w:rPr>
      <w:b/>
      <w:bCs/>
    </w:rPr>
  </w:style>
  <w:style w:type="character" w:customStyle="1" w:styleId="CommentSubjectChar">
    <w:name w:val="Comment Subject Char"/>
    <w:basedOn w:val="CommentTextChar"/>
    <w:link w:val="CommentSubject"/>
    <w:uiPriority w:val="99"/>
    <w:semiHidden/>
    <w:rsid w:val="00CE66EA"/>
    <w:rPr>
      <w:b/>
      <w:bCs/>
      <w:sz w:val="20"/>
      <w:szCs w:val="20"/>
    </w:rPr>
  </w:style>
  <w:style w:type="paragraph" w:styleId="BalloonText">
    <w:name w:val="Balloon Text"/>
    <w:basedOn w:val="Normal"/>
    <w:link w:val="BalloonTextChar"/>
    <w:uiPriority w:val="99"/>
    <w:semiHidden/>
    <w:unhideWhenUsed/>
    <w:rsid w:val="00CE66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6EA"/>
    <w:rPr>
      <w:rFonts w:ascii="Segoe UI" w:hAnsi="Segoe UI" w:cs="Segoe UI"/>
      <w:sz w:val="18"/>
      <w:szCs w:val="18"/>
    </w:rPr>
  </w:style>
  <w:style w:type="character" w:styleId="Hyperlink">
    <w:name w:val="Hyperlink"/>
    <w:basedOn w:val="DefaultParagraphFont"/>
    <w:uiPriority w:val="99"/>
    <w:semiHidden/>
    <w:unhideWhenUsed/>
    <w:rsid w:val="00A37A74"/>
    <w:rPr>
      <w:color w:val="0000FF"/>
      <w:u w:val="single"/>
    </w:rPr>
  </w:style>
  <w:style w:type="paragraph" w:customStyle="1" w:styleId="MDPI71References">
    <w:name w:val="MDPI_7.1_References"/>
    <w:basedOn w:val="Normal"/>
    <w:qFormat/>
    <w:rsid w:val="005A3AFD"/>
    <w:pPr>
      <w:numPr>
        <w:numId w:val="2"/>
      </w:numPr>
      <w:adjustRightInd w:val="0"/>
      <w:snapToGrid w:val="0"/>
      <w:spacing w:after="0" w:line="260" w:lineRule="atLeast"/>
      <w:ind w:left="425" w:hanging="425"/>
      <w:jc w:val="both"/>
    </w:pPr>
    <w:rPr>
      <w:rFonts w:ascii="Palatino Linotype" w:eastAsia="Times New Roman" w:hAnsi="Palatino Linotype"/>
      <w:snapToGrid w:val="0"/>
      <w:color w:val="000000"/>
      <w:sz w:val="18"/>
      <w:szCs w:val="20"/>
      <w:lang w:eastAsia="de-DE" w:bidi="en-US"/>
    </w:rPr>
  </w:style>
  <w:style w:type="paragraph" w:styleId="HTMLPreformatted">
    <w:name w:val="HTML Preformatted"/>
    <w:basedOn w:val="Normal"/>
    <w:link w:val="HTMLPreformattedChar"/>
    <w:uiPriority w:val="99"/>
    <w:semiHidden/>
    <w:unhideWhenUsed/>
    <w:rsid w:val="00CA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4693"/>
    <w:rPr>
      <w:rFonts w:ascii="Courier New" w:eastAsia="Times New Roman" w:hAnsi="Courier New" w:cs="Courier New"/>
      <w:sz w:val="20"/>
      <w:szCs w:val="20"/>
    </w:rPr>
  </w:style>
  <w:style w:type="character" w:customStyle="1" w:styleId="gnkrckgcgsb">
    <w:name w:val="gnkrckgcgsb"/>
    <w:basedOn w:val="DefaultParagraphFont"/>
    <w:rsid w:val="00CA4693"/>
  </w:style>
  <w:style w:type="character" w:styleId="FollowedHyperlink">
    <w:name w:val="FollowedHyperlink"/>
    <w:uiPriority w:val="99"/>
    <w:semiHidden/>
    <w:unhideWhenUsed/>
    <w:rsid w:val="00BB55FA"/>
    <w:rPr>
      <w:color w:val="954F72"/>
      <w:u w:val="single"/>
    </w:rPr>
  </w:style>
  <w:style w:type="character" w:customStyle="1" w:styleId="st">
    <w:name w:val="st"/>
    <w:basedOn w:val="DefaultParagraphFont"/>
    <w:rsid w:val="00A77BD6"/>
  </w:style>
  <w:style w:type="paragraph" w:styleId="Revision">
    <w:name w:val="Revision"/>
    <w:hidden/>
    <w:uiPriority w:val="99"/>
    <w:semiHidden/>
    <w:rsid w:val="00976A13"/>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002464">
      <w:bodyDiv w:val="1"/>
      <w:marLeft w:val="0"/>
      <w:marRight w:val="0"/>
      <w:marTop w:val="0"/>
      <w:marBottom w:val="0"/>
      <w:divBdr>
        <w:top w:val="none" w:sz="0" w:space="0" w:color="auto"/>
        <w:left w:val="none" w:sz="0" w:space="0" w:color="auto"/>
        <w:bottom w:val="none" w:sz="0" w:space="0" w:color="auto"/>
        <w:right w:val="none" w:sz="0" w:space="0" w:color="auto"/>
      </w:divBdr>
    </w:div>
    <w:div w:id="913975048">
      <w:bodyDiv w:val="1"/>
      <w:marLeft w:val="0"/>
      <w:marRight w:val="0"/>
      <w:marTop w:val="0"/>
      <w:marBottom w:val="0"/>
      <w:divBdr>
        <w:top w:val="none" w:sz="0" w:space="0" w:color="auto"/>
        <w:left w:val="none" w:sz="0" w:space="0" w:color="auto"/>
        <w:bottom w:val="none" w:sz="0" w:space="0" w:color="auto"/>
        <w:right w:val="none" w:sz="0" w:space="0" w:color="auto"/>
      </w:divBdr>
    </w:div>
    <w:div w:id="1000542644">
      <w:bodyDiv w:val="1"/>
      <w:marLeft w:val="0"/>
      <w:marRight w:val="0"/>
      <w:marTop w:val="0"/>
      <w:marBottom w:val="0"/>
      <w:divBdr>
        <w:top w:val="none" w:sz="0" w:space="0" w:color="auto"/>
        <w:left w:val="none" w:sz="0" w:space="0" w:color="auto"/>
        <w:bottom w:val="none" w:sz="0" w:space="0" w:color="auto"/>
        <w:right w:val="none" w:sz="0" w:space="0" w:color="auto"/>
      </w:divBdr>
    </w:div>
    <w:div w:id="1028682517">
      <w:bodyDiv w:val="1"/>
      <w:marLeft w:val="0"/>
      <w:marRight w:val="0"/>
      <w:marTop w:val="0"/>
      <w:marBottom w:val="0"/>
      <w:divBdr>
        <w:top w:val="none" w:sz="0" w:space="0" w:color="auto"/>
        <w:left w:val="none" w:sz="0" w:space="0" w:color="auto"/>
        <w:bottom w:val="none" w:sz="0" w:space="0" w:color="auto"/>
        <w:right w:val="none" w:sz="0" w:space="0" w:color="auto"/>
      </w:divBdr>
    </w:div>
    <w:div w:id="2092462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541D1-24D6-4992-9210-1A57848CA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1117</TotalTime>
  <Pages>35</Pages>
  <Words>12249</Words>
  <Characters>69825</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University of Nebraska-Lincoln</Company>
  <LinksUpToDate>false</LinksUpToDate>
  <CharactersWithSpaces>81911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Basche</dc:creator>
  <cp:keywords/>
  <dc:description/>
  <cp:lastModifiedBy>Nichols, Virginia A [AGRON]</cp:lastModifiedBy>
  <cp:revision>2</cp:revision>
  <dcterms:created xsi:type="dcterms:W3CDTF">2020-02-12T21:14:00Z</dcterms:created>
  <dcterms:modified xsi:type="dcterms:W3CDTF">2020-02-23T02:59:00Z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http://www.zotero.org/styles/plant-and-soil</vt:lpwstr>
  </property>
  <property fmtid="{D5CDD505-2E9C-101B-9397-08002B2CF9AE}" pid="21" name="Mendeley Recent Style Name 9_1">
    <vt:lpwstr>Plant and Soil</vt:lpwstr>
  </property>
  <property fmtid="{D5CDD505-2E9C-101B-9397-08002B2CF9AE}" pid="22" name="Mendeley Document_1">
    <vt:lpwstr>True</vt:lpwstr>
  </property>
  <property fmtid="{D5CDD505-2E9C-101B-9397-08002B2CF9AE}" pid="23" name="Mendeley Unique User Id_1">
    <vt:lpwstr>7404854d-2b65-36fc-a4c3-5227fd2e096a</vt:lpwstr>
  </property>
  <property fmtid="{D5CDD505-2E9C-101B-9397-08002B2CF9AE}" pid="24" name="Mendeley Citation Style_1">
    <vt:lpwstr>http://www.zotero.org/styles/plant-and-soil</vt:lpwstr>
  </property>
</Properties>
</file>